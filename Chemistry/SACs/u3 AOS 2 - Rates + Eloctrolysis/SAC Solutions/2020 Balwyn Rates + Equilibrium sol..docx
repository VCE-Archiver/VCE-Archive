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30421B" w14:textId="476FB622" w:rsidR="00730429" w:rsidRDefault="004E0A93" w:rsidP="00730429">
      <w:pPr>
        <w:autoSpaceDE w:val="0"/>
        <w:autoSpaceDN w:val="0"/>
        <w:adjustRightInd w:val="0"/>
        <w:spacing w:after="0"/>
        <w:jc w:val="center"/>
        <w:rPr>
          <w:rFonts w:ascii="Times New Roman" w:hAnsi="Times New Roman" w:cs="Times New Roman"/>
          <w:b/>
          <w:bCs/>
          <w:color w:val="000000" w:themeColor="text1"/>
          <w:sz w:val="48"/>
          <w:szCs w:val="48"/>
        </w:rPr>
      </w:pPr>
      <w:r w:rsidRPr="009C6B08">
        <w:rPr>
          <w:rFonts w:ascii="Times New Roman" w:hAnsi="Times New Roman" w:cs="Times New Roman"/>
          <w:b/>
          <w:bCs/>
          <w:color w:val="000000" w:themeColor="text1"/>
          <w:sz w:val="48"/>
          <w:szCs w:val="48"/>
        </w:rPr>
        <w:t>`</w:t>
      </w:r>
      <w:r w:rsidR="00730429" w:rsidRPr="009C6B08">
        <w:rPr>
          <w:noProof/>
          <w:color w:val="000000" w:themeColor="text1"/>
          <w:lang w:eastAsia="en-AU"/>
        </w:rPr>
        <w:drawing>
          <wp:inline distT="0" distB="0" distL="0" distR="0" wp14:anchorId="35ED825F" wp14:editId="0B511A83">
            <wp:extent cx="2931979" cy="887483"/>
            <wp:effectExtent l="0" t="0" r="1905" b="8255"/>
            <wp:docPr id="20" name="Picture 20" descr="Balwy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lwyn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1863" cy="893502"/>
                    </a:xfrm>
                    <a:prstGeom prst="rect">
                      <a:avLst/>
                    </a:prstGeom>
                    <a:noFill/>
                    <a:ln>
                      <a:noFill/>
                    </a:ln>
                  </pic:spPr>
                </pic:pic>
              </a:graphicData>
            </a:graphic>
          </wp:inline>
        </w:drawing>
      </w:r>
    </w:p>
    <w:p w14:paraId="23AB06FA" w14:textId="77777777" w:rsidR="00845568" w:rsidRPr="006227EC" w:rsidRDefault="00845568" w:rsidP="006227EC">
      <w:pPr>
        <w:autoSpaceDE w:val="0"/>
        <w:autoSpaceDN w:val="0"/>
        <w:adjustRightInd w:val="0"/>
        <w:spacing w:after="0"/>
        <w:rPr>
          <w:rFonts w:ascii="Times New Roman" w:hAnsi="Times New Roman" w:cs="Times New Roman"/>
          <w:b/>
          <w:bCs/>
          <w:color w:val="000000" w:themeColor="text1"/>
          <w:sz w:val="20"/>
          <w:szCs w:val="20"/>
        </w:rPr>
      </w:pPr>
    </w:p>
    <w:tbl>
      <w:tblPr>
        <w:tblStyle w:val="TableGrid"/>
        <w:tblW w:w="0" w:type="auto"/>
        <w:tblInd w:w="943" w:type="dxa"/>
        <w:tblLook w:val="04A0" w:firstRow="1" w:lastRow="0" w:firstColumn="1" w:lastColumn="0" w:noHBand="0" w:noVBand="1"/>
      </w:tblPr>
      <w:tblGrid>
        <w:gridCol w:w="1732"/>
        <w:gridCol w:w="1600"/>
        <w:gridCol w:w="1601"/>
        <w:gridCol w:w="1601"/>
        <w:gridCol w:w="1987"/>
        <w:gridCol w:w="236"/>
      </w:tblGrid>
      <w:tr w:rsidR="00DD0D7C" w:rsidRPr="009C6B08" w14:paraId="5F8292CC" w14:textId="77777777" w:rsidTr="006227EC">
        <w:trPr>
          <w:trHeight w:val="491"/>
        </w:trPr>
        <w:tc>
          <w:tcPr>
            <w:tcW w:w="1732" w:type="dxa"/>
            <w:vAlign w:val="center"/>
          </w:tcPr>
          <w:p w14:paraId="350743CA" w14:textId="163A2915" w:rsidR="00DD0D7C" w:rsidRPr="009C6B08" w:rsidRDefault="00DD0D7C" w:rsidP="00612914">
            <w:pP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Student Name</w:t>
            </w:r>
          </w:p>
        </w:tc>
        <w:tc>
          <w:tcPr>
            <w:tcW w:w="6789" w:type="dxa"/>
            <w:gridSpan w:val="4"/>
            <w:vAlign w:val="center"/>
          </w:tcPr>
          <w:p w14:paraId="30F40CC7" w14:textId="3E8A6A86" w:rsidR="00DD0D7C" w:rsidRPr="009C6B08" w:rsidRDefault="006E3BC1" w:rsidP="00612914">
            <w:pPr>
              <w:jc w:val="center"/>
              <w:rPr>
                <w:rFonts w:ascii="Times New Roman" w:hAnsi="Times New Roman" w:cs="Times New Roman"/>
                <w:color w:val="000000" w:themeColor="text1"/>
                <w:sz w:val="20"/>
                <w:szCs w:val="20"/>
              </w:rPr>
            </w:pPr>
            <w:ins w:id="0" w:author="DIPLARIS, Martha" w:date="2020-06-04T12:29:00Z">
              <w:r w:rsidRPr="006E3BC1">
                <w:rPr>
                  <w:rFonts w:ascii="Times New Roman" w:hAnsi="Times New Roman" w:cs="Times New Roman"/>
                  <w:color w:val="FF0000"/>
                  <w:sz w:val="20"/>
                  <w:szCs w:val="20"/>
                  <w:rPrChange w:id="1" w:author="DIPLARIS, Martha" w:date="2020-06-04T12:29:00Z">
                    <w:rPr>
                      <w:rFonts w:ascii="Times New Roman" w:hAnsi="Times New Roman" w:cs="Times New Roman"/>
                      <w:color w:val="000000" w:themeColor="text1"/>
                      <w:sz w:val="20"/>
                      <w:szCs w:val="20"/>
                    </w:rPr>
                  </w:rPrChange>
                </w:rPr>
                <w:t>SUGGESTED SOLUTIONS</w:t>
              </w:r>
            </w:ins>
          </w:p>
        </w:tc>
        <w:tc>
          <w:tcPr>
            <w:tcW w:w="236" w:type="dxa"/>
            <w:tcBorders>
              <w:top w:val="nil"/>
              <w:bottom w:val="nil"/>
              <w:right w:val="nil"/>
            </w:tcBorders>
            <w:vAlign w:val="center"/>
          </w:tcPr>
          <w:p w14:paraId="1D9B07AF" w14:textId="77777777" w:rsidR="00DD0D7C" w:rsidRPr="009C6B08" w:rsidRDefault="00DD0D7C" w:rsidP="00612914">
            <w:pPr>
              <w:ind w:left="-108"/>
              <w:jc w:val="center"/>
              <w:rPr>
                <w:rFonts w:ascii="Times New Roman" w:hAnsi="Times New Roman" w:cs="Times New Roman"/>
                <w:color w:val="000000" w:themeColor="text1"/>
                <w:sz w:val="20"/>
                <w:szCs w:val="20"/>
              </w:rPr>
            </w:pPr>
          </w:p>
        </w:tc>
      </w:tr>
      <w:tr w:rsidR="00BF63B8" w:rsidRPr="009C6B08" w14:paraId="74808987" w14:textId="77777777" w:rsidTr="00BF63B8">
        <w:trPr>
          <w:trHeight w:val="491"/>
        </w:trPr>
        <w:tc>
          <w:tcPr>
            <w:tcW w:w="1732" w:type="dxa"/>
            <w:vAlign w:val="center"/>
          </w:tcPr>
          <w:p w14:paraId="7FD6A409" w14:textId="77777777" w:rsidR="00BF63B8" w:rsidRPr="009C6B08" w:rsidRDefault="00BF63B8" w:rsidP="00612914">
            <w:pPr>
              <w:rPr>
                <w:rFonts w:ascii="Times New Roman" w:hAnsi="Times New Roman" w:cs="Times New Roman"/>
                <w:b/>
                <w:bCs/>
                <w:color w:val="000000" w:themeColor="text1"/>
                <w:sz w:val="20"/>
                <w:szCs w:val="20"/>
              </w:rPr>
            </w:pPr>
            <w:r w:rsidRPr="009C6B08">
              <w:rPr>
                <w:rFonts w:ascii="Times New Roman" w:hAnsi="Times New Roman" w:cs="Times New Roman"/>
                <w:b/>
                <w:bCs/>
                <w:color w:val="000000" w:themeColor="text1"/>
                <w:sz w:val="20"/>
                <w:szCs w:val="20"/>
              </w:rPr>
              <w:t>Teacher</w:t>
            </w:r>
          </w:p>
        </w:tc>
        <w:tc>
          <w:tcPr>
            <w:tcW w:w="1600" w:type="dxa"/>
            <w:vAlign w:val="center"/>
          </w:tcPr>
          <w:p w14:paraId="685FFB7B" w14:textId="1AF6863E" w:rsidR="00BF63B8" w:rsidRPr="009C6B08" w:rsidRDefault="006F24C2" w:rsidP="0061291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GSL</w:t>
            </w:r>
          </w:p>
        </w:tc>
        <w:tc>
          <w:tcPr>
            <w:tcW w:w="1601" w:type="dxa"/>
            <w:vAlign w:val="center"/>
          </w:tcPr>
          <w:p w14:paraId="453F9472" w14:textId="72F4A00C" w:rsidR="00BF63B8" w:rsidRPr="009C6B08" w:rsidRDefault="00033E49" w:rsidP="0061291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MDI</w:t>
            </w:r>
          </w:p>
        </w:tc>
        <w:tc>
          <w:tcPr>
            <w:tcW w:w="1601" w:type="dxa"/>
            <w:vAlign w:val="center"/>
          </w:tcPr>
          <w:p w14:paraId="332EAF6F" w14:textId="3E7C7D90" w:rsidR="00BF63B8" w:rsidRPr="009C6B08" w:rsidRDefault="006F24C2" w:rsidP="0061291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HAL</w:t>
            </w:r>
          </w:p>
        </w:tc>
        <w:tc>
          <w:tcPr>
            <w:tcW w:w="1987" w:type="dxa"/>
            <w:vAlign w:val="center"/>
          </w:tcPr>
          <w:p w14:paraId="210CFCE2" w14:textId="3076293E" w:rsidR="00BF63B8" w:rsidRPr="009C6B08" w:rsidRDefault="00D94C30" w:rsidP="00612914">
            <w:pPr>
              <w:jc w:val="center"/>
              <w:rPr>
                <w:rFonts w:ascii="Times New Roman" w:hAnsi="Times New Roman" w:cs="Times New Roman"/>
                <w:color w:val="000000" w:themeColor="text1"/>
                <w:sz w:val="20"/>
                <w:szCs w:val="20"/>
              </w:rPr>
            </w:pPr>
            <w:r w:rsidRPr="009C6B08">
              <w:rPr>
                <w:rFonts w:ascii="Times New Roman" w:hAnsi="Times New Roman" w:cs="Times New Roman"/>
                <w:color w:val="000000" w:themeColor="text1"/>
                <w:sz w:val="20"/>
                <w:szCs w:val="20"/>
              </w:rPr>
              <w:t>SMH</w:t>
            </w:r>
          </w:p>
        </w:tc>
        <w:tc>
          <w:tcPr>
            <w:tcW w:w="236" w:type="dxa"/>
            <w:tcBorders>
              <w:top w:val="nil"/>
              <w:bottom w:val="nil"/>
              <w:right w:val="nil"/>
            </w:tcBorders>
            <w:vAlign w:val="center"/>
          </w:tcPr>
          <w:p w14:paraId="0A4E2F7D" w14:textId="77777777" w:rsidR="00BF63B8" w:rsidRPr="009C6B08" w:rsidRDefault="00BF63B8" w:rsidP="00612914">
            <w:pPr>
              <w:ind w:left="-108"/>
              <w:jc w:val="center"/>
              <w:rPr>
                <w:rFonts w:ascii="Times New Roman" w:hAnsi="Times New Roman" w:cs="Times New Roman"/>
                <w:color w:val="000000" w:themeColor="text1"/>
                <w:sz w:val="20"/>
                <w:szCs w:val="20"/>
              </w:rPr>
            </w:pPr>
          </w:p>
        </w:tc>
      </w:tr>
    </w:tbl>
    <w:p w14:paraId="7F5C4269" w14:textId="77777777" w:rsidR="00811171" w:rsidRPr="009C6B08" w:rsidRDefault="00811171" w:rsidP="00811171">
      <w:pPr>
        <w:autoSpaceDE w:val="0"/>
        <w:autoSpaceDN w:val="0"/>
        <w:adjustRightInd w:val="0"/>
        <w:spacing w:after="0"/>
        <w:rPr>
          <w:rFonts w:ascii="Times New Roman" w:hAnsi="Times New Roman" w:cs="Times New Roman"/>
          <w:b/>
          <w:bCs/>
          <w:color w:val="000000" w:themeColor="text1"/>
          <w:sz w:val="26"/>
          <w:szCs w:val="26"/>
        </w:rPr>
      </w:pPr>
    </w:p>
    <w:p w14:paraId="116CB0E1" w14:textId="77777777" w:rsidR="00811171" w:rsidRPr="009C6B08" w:rsidRDefault="00811171" w:rsidP="00811171">
      <w:pPr>
        <w:autoSpaceDE w:val="0"/>
        <w:autoSpaceDN w:val="0"/>
        <w:adjustRightInd w:val="0"/>
        <w:spacing w:after="0"/>
        <w:jc w:val="center"/>
        <w:rPr>
          <w:rFonts w:ascii="Times New Roman" w:hAnsi="Times New Roman" w:cs="Times New Roman"/>
          <w:b/>
          <w:bCs/>
          <w:color w:val="000000" w:themeColor="text1"/>
          <w:sz w:val="40"/>
          <w:szCs w:val="44"/>
        </w:rPr>
      </w:pPr>
      <w:r w:rsidRPr="009C6B08">
        <w:rPr>
          <w:rFonts w:ascii="Times New Roman" w:hAnsi="Times New Roman" w:cs="Times New Roman"/>
          <w:b/>
          <w:bCs/>
          <w:color w:val="000000" w:themeColor="text1"/>
          <w:sz w:val="40"/>
          <w:szCs w:val="44"/>
        </w:rPr>
        <w:t>CHEMISTRY</w:t>
      </w:r>
    </w:p>
    <w:p w14:paraId="1E27FB7A" w14:textId="2F1010FE" w:rsidR="00811171" w:rsidRPr="009C6B08" w:rsidRDefault="006F24C2" w:rsidP="00D94C30">
      <w:pPr>
        <w:autoSpaceDE w:val="0"/>
        <w:autoSpaceDN w:val="0"/>
        <w:adjustRightInd w:val="0"/>
        <w:spacing w:after="0"/>
        <w:jc w:val="center"/>
        <w:rPr>
          <w:rFonts w:ascii="Times New Roman" w:hAnsi="Times New Roman" w:cs="Times New Roman"/>
          <w:b/>
          <w:bCs/>
          <w:color w:val="000000" w:themeColor="text1"/>
          <w:sz w:val="40"/>
          <w:szCs w:val="44"/>
        </w:rPr>
      </w:pPr>
      <w:r>
        <w:rPr>
          <w:rFonts w:ascii="Times New Roman" w:hAnsi="Times New Roman" w:cs="Times New Roman"/>
          <w:b/>
          <w:bCs/>
          <w:color w:val="000000" w:themeColor="text1"/>
          <w:sz w:val="36"/>
          <w:szCs w:val="40"/>
        </w:rPr>
        <w:t>Unit 3</w:t>
      </w:r>
      <w:r w:rsidR="00D94C30" w:rsidRPr="009C6B08">
        <w:rPr>
          <w:rFonts w:ascii="Times New Roman" w:hAnsi="Times New Roman" w:cs="Times New Roman"/>
          <w:b/>
          <w:bCs/>
          <w:color w:val="000000" w:themeColor="text1"/>
          <w:sz w:val="36"/>
          <w:szCs w:val="40"/>
        </w:rPr>
        <w:t xml:space="preserve">, SAC </w:t>
      </w:r>
      <w:r>
        <w:rPr>
          <w:rFonts w:ascii="Times New Roman" w:hAnsi="Times New Roman" w:cs="Times New Roman"/>
          <w:b/>
          <w:bCs/>
          <w:color w:val="000000" w:themeColor="text1"/>
          <w:sz w:val="36"/>
          <w:szCs w:val="40"/>
        </w:rPr>
        <w:t>2</w:t>
      </w:r>
    </w:p>
    <w:p w14:paraId="4D063F5E" w14:textId="12E0F8D8" w:rsidR="008F11BE" w:rsidRDefault="008F11BE" w:rsidP="00811171">
      <w:pPr>
        <w:spacing w:after="0"/>
        <w:jc w:val="center"/>
        <w:rPr>
          <w:rFonts w:ascii="Times New Roman" w:hAnsi="Times New Roman" w:cs="Times New Roman"/>
          <w:b/>
          <w:bCs/>
          <w:color w:val="000000" w:themeColor="text1"/>
          <w:sz w:val="28"/>
          <w:szCs w:val="40"/>
        </w:rPr>
      </w:pPr>
      <w:r>
        <w:rPr>
          <w:rFonts w:ascii="Times New Roman" w:hAnsi="Times New Roman" w:cs="Times New Roman"/>
          <w:b/>
          <w:bCs/>
          <w:color w:val="000000" w:themeColor="text1"/>
          <w:sz w:val="28"/>
          <w:szCs w:val="40"/>
        </w:rPr>
        <w:t>Te</w:t>
      </w:r>
      <w:r w:rsidR="0020674A">
        <w:rPr>
          <w:rFonts w:ascii="Times New Roman" w:hAnsi="Times New Roman" w:cs="Times New Roman"/>
          <w:b/>
          <w:bCs/>
          <w:color w:val="000000" w:themeColor="text1"/>
          <w:sz w:val="28"/>
          <w:szCs w:val="40"/>
        </w:rPr>
        <w:t>st on concepts from Chapters 7-8</w:t>
      </w:r>
      <w:r>
        <w:rPr>
          <w:rFonts w:ascii="Times New Roman" w:hAnsi="Times New Roman" w:cs="Times New Roman"/>
          <w:b/>
          <w:bCs/>
          <w:color w:val="000000" w:themeColor="text1"/>
          <w:sz w:val="28"/>
          <w:szCs w:val="40"/>
        </w:rPr>
        <w:t xml:space="preserve"> of Heinemann Chemistry 2</w:t>
      </w:r>
    </w:p>
    <w:p w14:paraId="79FAB2B8" w14:textId="7159A772" w:rsidR="0020674A" w:rsidRPr="0020674A" w:rsidRDefault="0020674A" w:rsidP="0020674A">
      <w:pPr>
        <w:jc w:val="center"/>
        <w:rPr>
          <w:rFonts w:ascii="Times New Roman" w:hAnsi="Times New Roman" w:cs="Times New Roman"/>
          <w:sz w:val="28"/>
          <w:szCs w:val="28"/>
        </w:rPr>
      </w:pPr>
      <w:r w:rsidRPr="0020674A">
        <w:rPr>
          <w:rFonts w:ascii="Arial" w:hAnsi="Arial" w:cs="Arial"/>
          <w:sz w:val="28"/>
          <w:szCs w:val="28"/>
        </w:rPr>
        <w:t xml:space="preserve"> </w:t>
      </w:r>
      <w:r w:rsidRPr="0020674A">
        <w:rPr>
          <w:rFonts w:ascii="Times New Roman" w:hAnsi="Times New Roman" w:cs="Times New Roman"/>
          <w:sz w:val="28"/>
          <w:szCs w:val="28"/>
        </w:rPr>
        <w:t>Rate and extent of chemical reactions</w:t>
      </w:r>
    </w:p>
    <w:p w14:paraId="5BB74105" w14:textId="77777777" w:rsidR="0020674A" w:rsidRDefault="0020674A" w:rsidP="00811171">
      <w:pPr>
        <w:spacing w:after="0"/>
        <w:jc w:val="center"/>
        <w:rPr>
          <w:rFonts w:ascii="Times New Roman" w:hAnsi="Times New Roman" w:cs="Times New Roman"/>
          <w:b/>
          <w:bCs/>
          <w:color w:val="000000" w:themeColor="text1"/>
          <w:sz w:val="28"/>
          <w:szCs w:val="40"/>
        </w:rPr>
      </w:pPr>
    </w:p>
    <w:p w14:paraId="2C725AE1" w14:textId="35E82495" w:rsidR="00D94C30" w:rsidRPr="009C6B08" w:rsidRDefault="00882597" w:rsidP="00811171">
      <w:pPr>
        <w:spacing w:after="0"/>
        <w:jc w:val="center"/>
        <w:rPr>
          <w:rFonts w:ascii="Times New Roman" w:hAnsi="Times New Roman" w:cs="Times New Roman"/>
          <w:b/>
          <w:bCs/>
          <w:color w:val="000000" w:themeColor="text1"/>
          <w:sz w:val="28"/>
          <w:szCs w:val="40"/>
        </w:rPr>
      </w:pPr>
      <w:r>
        <w:rPr>
          <w:rFonts w:ascii="Times New Roman" w:hAnsi="Times New Roman" w:cs="Times New Roman"/>
          <w:b/>
          <w:bCs/>
          <w:color w:val="000000" w:themeColor="text1"/>
          <w:sz w:val="28"/>
          <w:szCs w:val="40"/>
        </w:rPr>
        <w:t>1</w:t>
      </w:r>
      <w:r w:rsidR="004E77E9">
        <w:rPr>
          <w:rFonts w:ascii="Times New Roman" w:hAnsi="Times New Roman" w:cs="Times New Roman"/>
          <w:b/>
          <w:bCs/>
          <w:color w:val="000000" w:themeColor="text1"/>
          <w:sz w:val="28"/>
          <w:szCs w:val="40"/>
        </w:rPr>
        <w:t>st June 2020</w:t>
      </w:r>
      <w:r w:rsidR="00D94C30" w:rsidRPr="009C6B08">
        <w:rPr>
          <w:rFonts w:ascii="Times New Roman" w:hAnsi="Times New Roman" w:cs="Times New Roman"/>
          <w:b/>
          <w:bCs/>
          <w:color w:val="000000" w:themeColor="text1"/>
          <w:sz w:val="28"/>
          <w:szCs w:val="40"/>
        </w:rPr>
        <w:t xml:space="preserve">, </w:t>
      </w:r>
      <w:r w:rsidR="001426CC">
        <w:rPr>
          <w:rFonts w:ascii="Times New Roman" w:hAnsi="Times New Roman" w:cs="Times New Roman"/>
          <w:b/>
          <w:bCs/>
          <w:color w:val="000000" w:themeColor="text1"/>
          <w:sz w:val="28"/>
          <w:szCs w:val="40"/>
        </w:rPr>
        <w:t>P</w:t>
      </w:r>
      <w:r w:rsidR="00D94C30" w:rsidRPr="009C6B08">
        <w:rPr>
          <w:rFonts w:ascii="Times New Roman" w:hAnsi="Times New Roman" w:cs="Times New Roman"/>
          <w:b/>
          <w:bCs/>
          <w:color w:val="000000" w:themeColor="text1"/>
          <w:sz w:val="28"/>
          <w:szCs w:val="40"/>
        </w:rPr>
        <w:t>eriod 4</w:t>
      </w:r>
    </w:p>
    <w:p w14:paraId="09CE32D5" w14:textId="77777777" w:rsidR="00811171" w:rsidRPr="009C6B08" w:rsidRDefault="00730429" w:rsidP="00811171">
      <w:pPr>
        <w:autoSpaceDE w:val="0"/>
        <w:autoSpaceDN w:val="0"/>
        <w:adjustRightInd w:val="0"/>
        <w:spacing w:before="240" w:after="0"/>
        <w:jc w:val="center"/>
        <w:rPr>
          <w:rFonts w:ascii="Times New Roman" w:hAnsi="Times New Roman" w:cs="Times New Roman"/>
          <w:b/>
          <w:bCs/>
          <w:color w:val="000000" w:themeColor="text1"/>
          <w:sz w:val="24"/>
          <w:szCs w:val="24"/>
        </w:rPr>
      </w:pPr>
      <w:r w:rsidRPr="009C6B08">
        <w:rPr>
          <w:rFonts w:ascii="Times New Roman" w:hAnsi="Times New Roman" w:cs="Times New Roman"/>
          <w:b/>
          <w:bCs/>
          <w:color w:val="000000" w:themeColor="text1"/>
          <w:sz w:val="24"/>
          <w:szCs w:val="24"/>
        </w:rPr>
        <w:t>Reading time</w:t>
      </w:r>
      <w:r w:rsidR="00811171" w:rsidRPr="009C6B08">
        <w:rPr>
          <w:rFonts w:ascii="Times New Roman" w:hAnsi="Times New Roman" w:cs="Times New Roman"/>
          <w:b/>
          <w:bCs/>
          <w:color w:val="000000" w:themeColor="text1"/>
          <w:sz w:val="24"/>
          <w:szCs w:val="24"/>
        </w:rPr>
        <w:t>:  5 minutes</w:t>
      </w:r>
    </w:p>
    <w:p w14:paraId="4680BBF8" w14:textId="6931CA46" w:rsidR="00811171" w:rsidRPr="009C6B08" w:rsidRDefault="00FD04F6" w:rsidP="00811171">
      <w:pPr>
        <w:autoSpaceDE w:val="0"/>
        <w:autoSpaceDN w:val="0"/>
        <w:adjustRightInd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Writing time: 60</w:t>
      </w:r>
      <w:r w:rsidR="00811171" w:rsidRPr="009C6B08">
        <w:rPr>
          <w:rFonts w:ascii="Times New Roman" w:hAnsi="Times New Roman" w:cs="Times New Roman"/>
          <w:b/>
          <w:bCs/>
          <w:color w:val="000000" w:themeColor="text1"/>
          <w:sz w:val="24"/>
          <w:szCs w:val="24"/>
        </w:rPr>
        <w:t xml:space="preserve"> minutes</w:t>
      </w:r>
    </w:p>
    <w:p w14:paraId="286979D0" w14:textId="77777777" w:rsidR="00A73577" w:rsidRPr="009C6B08" w:rsidRDefault="00A73577" w:rsidP="00A73577">
      <w:pPr>
        <w:pStyle w:val="Heading3"/>
        <w:spacing w:before="240" w:after="120" w:line="276" w:lineRule="auto"/>
        <w:rPr>
          <w:color w:val="000000" w:themeColor="text1"/>
        </w:rPr>
      </w:pPr>
      <w:r w:rsidRPr="009C6B08">
        <w:rPr>
          <w:color w:val="000000" w:themeColor="text1"/>
        </w:rPr>
        <w:t>Structure of Report</w:t>
      </w:r>
    </w:p>
    <w:tbl>
      <w:tblPr>
        <w:tblStyle w:val="TableGrid"/>
        <w:tblW w:w="0" w:type="auto"/>
        <w:jc w:val="center"/>
        <w:tblLook w:val="04A0" w:firstRow="1" w:lastRow="0" w:firstColumn="1" w:lastColumn="0" w:noHBand="0" w:noVBand="1"/>
      </w:tblPr>
      <w:tblGrid>
        <w:gridCol w:w="3301"/>
        <w:gridCol w:w="1471"/>
        <w:gridCol w:w="2160"/>
        <w:gridCol w:w="1620"/>
      </w:tblGrid>
      <w:tr w:rsidR="00A73577" w:rsidRPr="009C6B08" w14:paraId="0712EBF2" w14:textId="77777777" w:rsidTr="00E34A9D">
        <w:trPr>
          <w:jc w:val="center"/>
        </w:trPr>
        <w:tc>
          <w:tcPr>
            <w:tcW w:w="3301" w:type="dxa"/>
            <w:tcBorders>
              <w:bottom w:val="single" w:sz="4" w:space="0" w:color="auto"/>
            </w:tcBorders>
          </w:tcPr>
          <w:p w14:paraId="7172E5F2" w14:textId="345943FA" w:rsidR="00A73577" w:rsidRPr="009C6B08" w:rsidRDefault="00F461CD" w:rsidP="00D52876">
            <w:pPr>
              <w:autoSpaceDE w:val="0"/>
              <w:autoSpaceDN w:val="0"/>
              <w:adjustRightInd w:val="0"/>
              <w:jc w:val="center"/>
              <w:rPr>
                <w:rFonts w:ascii="Times New Roman" w:hAnsi="Times New Roman" w:cs="Times New Roman"/>
                <w:color w:val="000000" w:themeColor="text1"/>
              </w:rPr>
            </w:pPr>
            <w:r w:rsidRPr="009C6B08">
              <w:rPr>
                <w:rFonts w:ascii="Times New Roman" w:hAnsi="Times New Roman" w:cs="Times New Roman"/>
                <w:color w:val="000000" w:themeColor="text1"/>
              </w:rPr>
              <w:t>Task</w:t>
            </w:r>
            <w:r w:rsidR="000345C6" w:rsidRPr="009C6B08">
              <w:rPr>
                <w:rFonts w:ascii="Times New Roman" w:hAnsi="Times New Roman" w:cs="Times New Roman"/>
                <w:color w:val="000000" w:themeColor="text1"/>
              </w:rPr>
              <w:t xml:space="preserve"> and Section</w:t>
            </w:r>
          </w:p>
        </w:tc>
        <w:tc>
          <w:tcPr>
            <w:tcW w:w="1471" w:type="dxa"/>
            <w:tcBorders>
              <w:bottom w:val="single" w:sz="4" w:space="0" w:color="auto"/>
            </w:tcBorders>
          </w:tcPr>
          <w:p w14:paraId="5FEC5665" w14:textId="77777777" w:rsidR="00A73577" w:rsidRPr="009C6B08" w:rsidRDefault="00A73577" w:rsidP="00D52876">
            <w:pPr>
              <w:autoSpaceDE w:val="0"/>
              <w:autoSpaceDN w:val="0"/>
              <w:adjustRightInd w:val="0"/>
              <w:jc w:val="center"/>
              <w:rPr>
                <w:rFonts w:ascii="Times New Roman" w:hAnsi="Times New Roman" w:cs="Times New Roman"/>
                <w:color w:val="000000" w:themeColor="text1"/>
              </w:rPr>
            </w:pPr>
            <w:r w:rsidRPr="009C6B08">
              <w:rPr>
                <w:rFonts w:ascii="Times New Roman" w:hAnsi="Times New Roman" w:cs="Times New Roman"/>
                <w:color w:val="000000" w:themeColor="text1"/>
              </w:rPr>
              <w:t>Number of questions</w:t>
            </w:r>
          </w:p>
        </w:tc>
        <w:tc>
          <w:tcPr>
            <w:tcW w:w="2160" w:type="dxa"/>
            <w:tcBorders>
              <w:bottom w:val="single" w:sz="4" w:space="0" w:color="auto"/>
            </w:tcBorders>
          </w:tcPr>
          <w:p w14:paraId="08BB46AC" w14:textId="77777777" w:rsidR="00A73577" w:rsidRPr="009C6B08" w:rsidRDefault="00A73577" w:rsidP="00D52876">
            <w:pPr>
              <w:autoSpaceDE w:val="0"/>
              <w:autoSpaceDN w:val="0"/>
              <w:adjustRightInd w:val="0"/>
              <w:jc w:val="center"/>
              <w:rPr>
                <w:rFonts w:ascii="Times New Roman" w:hAnsi="Times New Roman" w:cs="Times New Roman"/>
                <w:color w:val="000000" w:themeColor="text1"/>
              </w:rPr>
            </w:pPr>
            <w:r w:rsidRPr="009C6B08">
              <w:rPr>
                <w:rFonts w:ascii="Times New Roman" w:hAnsi="Times New Roman" w:cs="Times New Roman"/>
                <w:color w:val="000000" w:themeColor="text1"/>
              </w:rPr>
              <w:t>Number of questions to be answered</w:t>
            </w:r>
          </w:p>
        </w:tc>
        <w:tc>
          <w:tcPr>
            <w:tcW w:w="1620" w:type="dxa"/>
            <w:tcBorders>
              <w:bottom w:val="single" w:sz="4" w:space="0" w:color="auto"/>
            </w:tcBorders>
          </w:tcPr>
          <w:p w14:paraId="1392F021" w14:textId="77777777" w:rsidR="00A73577" w:rsidRPr="009C6B08" w:rsidRDefault="00A73577" w:rsidP="00D52876">
            <w:pPr>
              <w:autoSpaceDE w:val="0"/>
              <w:autoSpaceDN w:val="0"/>
              <w:adjustRightInd w:val="0"/>
              <w:ind w:left="252" w:right="252"/>
              <w:jc w:val="center"/>
              <w:rPr>
                <w:rFonts w:ascii="Times New Roman" w:hAnsi="Times New Roman" w:cs="Times New Roman"/>
                <w:color w:val="000000" w:themeColor="text1"/>
              </w:rPr>
            </w:pPr>
            <w:r w:rsidRPr="009C6B08">
              <w:rPr>
                <w:rFonts w:ascii="Times New Roman" w:hAnsi="Times New Roman" w:cs="Times New Roman"/>
                <w:color w:val="000000" w:themeColor="text1"/>
              </w:rPr>
              <w:t>Number of marks</w:t>
            </w:r>
          </w:p>
        </w:tc>
      </w:tr>
      <w:tr w:rsidR="00D774D4" w:rsidRPr="009C6B08" w14:paraId="2A070532" w14:textId="77777777" w:rsidTr="00E34A9D">
        <w:trPr>
          <w:jc w:val="center"/>
        </w:trPr>
        <w:tc>
          <w:tcPr>
            <w:tcW w:w="3301" w:type="dxa"/>
            <w:tcBorders>
              <w:top w:val="single" w:sz="4" w:space="0" w:color="auto"/>
              <w:bottom w:val="single" w:sz="4" w:space="0" w:color="auto"/>
              <w:right w:val="single" w:sz="4" w:space="0" w:color="auto"/>
            </w:tcBorders>
          </w:tcPr>
          <w:p w14:paraId="458C7A30" w14:textId="078A1BB6" w:rsidR="00D774D4" w:rsidRPr="001A2E20" w:rsidRDefault="004E77E9" w:rsidP="008F11BE">
            <w:pPr>
              <w:spacing w:before="120" w:after="120"/>
              <w:jc w:val="center"/>
              <w:rPr>
                <w:rFonts w:ascii="Times New Roman" w:hAnsi="Times New Roman" w:cs="Times New Roman"/>
                <w:color w:val="000000" w:themeColor="text1"/>
                <w:sz w:val="16"/>
                <w:szCs w:val="16"/>
              </w:rPr>
            </w:pPr>
            <w:r>
              <w:rPr>
                <w:rFonts w:ascii="Times New Roman" w:hAnsi="Times New Roman" w:cs="Times New Roman"/>
                <w:b/>
                <w:color w:val="000000" w:themeColor="text1"/>
                <w:sz w:val="16"/>
                <w:szCs w:val="16"/>
              </w:rPr>
              <w:t>Section A</w:t>
            </w:r>
            <w:r w:rsidR="00D774D4" w:rsidRPr="001A2E20">
              <w:rPr>
                <w:rFonts w:ascii="Times New Roman" w:hAnsi="Times New Roman" w:cs="Times New Roman"/>
                <w:color w:val="000000" w:themeColor="text1"/>
                <w:sz w:val="16"/>
                <w:szCs w:val="16"/>
              </w:rPr>
              <w:t xml:space="preserve"> Multiple Choice</w:t>
            </w:r>
            <w:r w:rsidR="008F11BE">
              <w:rPr>
                <w:rFonts w:ascii="Times New Roman" w:hAnsi="Times New Roman" w:cs="Times New Roman"/>
                <w:color w:val="000000" w:themeColor="text1"/>
                <w:sz w:val="16"/>
                <w:szCs w:val="16"/>
              </w:rPr>
              <w:t xml:space="preserve"> Questions</w:t>
            </w:r>
          </w:p>
        </w:tc>
        <w:tc>
          <w:tcPr>
            <w:tcW w:w="1471" w:type="dxa"/>
            <w:tcBorders>
              <w:top w:val="single" w:sz="4" w:space="0" w:color="auto"/>
              <w:left w:val="single" w:sz="4" w:space="0" w:color="auto"/>
              <w:bottom w:val="single" w:sz="4" w:space="0" w:color="auto"/>
              <w:right w:val="single" w:sz="4" w:space="0" w:color="auto"/>
            </w:tcBorders>
          </w:tcPr>
          <w:p w14:paraId="393862E6" w14:textId="4D0058E9" w:rsidR="00D774D4" w:rsidRPr="00FF0128" w:rsidRDefault="009D2432" w:rsidP="00D774D4">
            <w:pPr>
              <w:spacing w:before="120" w:after="120"/>
              <w:jc w:val="center"/>
              <w:rPr>
                <w:rFonts w:ascii="Times New Roman" w:hAnsi="Times New Roman" w:cs="Times New Roman"/>
                <w:color w:val="000000" w:themeColor="text1"/>
              </w:rPr>
            </w:pPr>
            <w:r>
              <w:rPr>
                <w:rFonts w:ascii="Times New Roman" w:hAnsi="Times New Roman" w:cs="Times New Roman"/>
                <w:color w:val="000000" w:themeColor="text1"/>
              </w:rPr>
              <w:t>10</w:t>
            </w:r>
          </w:p>
        </w:tc>
        <w:tc>
          <w:tcPr>
            <w:tcW w:w="2160" w:type="dxa"/>
            <w:tcBorders>
              <w:top w:val="single" w:sz="4" w:space="0" w:color="auto"/>
              <w:left w:val="single" w:sz="4" w:space="0" w:color="auto"/>
              <w:bottom w:val="single" w:sz="4" w:space="0" w:color="auto"/>
              <w:right w:val="single" w:sz="4" w:space="0" w:color="auto"/>
            </w:tcBorders>
          </w:tcPr>
          <w:p w14:paraId="4336D4C4" w14:textId="0A137EFD" w:rsidR="00D774D4" w:rsidRPr="00FF0128" w:rsidRDefault="009D2432" w:rsidP="00D774D4">
            <w:pPr>
              <w:spacing w:before="120" w:after="120"/>
              <w:jc w:val="center"/>
              <w:rPr>
                <w:rFonts w:ascii="Times New Roman" w:hAnsi="Times New Roman" w:cs="Times New Roman"/>
                <w:color w:val="000000" w:themeColor="text1"/>
              </w:rPr>
            </w:pPr>
            <w:r>
              <w:rPr>
                <w:rFonts w:ascii="Times New Roman" w:hAnsi="Times New Roman" w:cs="Times New Roman"/>
                <w:color w:val="000000" w:themeColor="text1"/>
              </w:rPr>
              <w:t>10</w:t>
            </w:r>
          </w:p>
        </w:tc>
        <w:tc>
          <w:tcPr>
            <w:tcW w:w="1620" w:type="dxa"/>
            <w:tcBorders>
              <w:top w:val="single" w:sz="4" w:space="0" w:color="auto"/>
              <w:left w:val="single" w:sz="4" w:space="0" w:color="auto"/>
              <w:bottom w:val="single" w:sz="4" w:space="0" w:color="auto"/>
            </w:tcBorders>
          </w:tcPr>
          <w:p w14:paraId="298D3A6C" w14:textId="6EA8B2E8" w:rsidR="00D774D4" w:rsidRPr="00624CBE" w:rsidRDefault="009D2432" w:rsidP="00D774D4">
            <w:pPr>
              <w:tabs>
                <w:tab w:val="left" w:pos="612"/>
              </w:tabs>
              <w:spacing w:before="120" w:after="120"/>
              <w:jc w:val="center"/>
              <w:rPr>
                <w:rFonts w:ascii="Times New Roman" w:hAnsi="Times New Roman" w:cs="Times New Roman"/>
                <w:rPrChange w:id="2" w:author="DIPLARIS, Martha" w:date="2020-05-25T09:08:00Z">
                  <w:rPr>
                    <w:rFonts w:ascii="Times New Roman" w:hAnsi="Times New Roman" w:cs="Times New Roman"/>
                    <w:color w:val="C00000"/>
                  </w:rPr>
                </w:rPrChange>
              </w:rPr>
            </w:pPr>
            <w:r w:rsidRPr="00624CBE">
              <w:rPr>
                <w:rFonts w:ascii="Times New Roman" w:hAnsi="Times New Roman" w:cs="Times New Roman"/>
                <w:rPrChange w:id="3" w:author="DIPLARIS, Martha" w:date="2020-05-25T09:08:00Z">
                  <w:rPr>
                    <w:rFonts w:ascii="Times New Roman" w:hAnsi="Times New Roman" w:cs="Times New Roman"/>
                    <w:color w:val="C00000"/>
                  </w:rPr>
                </w:rPrChange>
              </w:rPr>
              <w:t xml:space="preserve">  10</w:t>
            </w:r>
          </w:p>
        </w:tc>
      </w:tr>
      <w:tr w:rsidR="00D774D4" w:rsidRPr="009C6B08" w14:paraId="15D5D42E" w14:textId="77777777" w:rsidTr="00E34A9D">
        <w:trPr>
          <w:jc w:val="center"/>
        </w:trPr>
        <w:tc>
          <w:tcPr>
            <w:tcW w:w="3301" w:type="dxa"/>
            <w:tcBorders>
              <w:top w:val="single" w:sz="4" w:space="0" w:color="auto"/>
              <w:bottom w:val="single" w:sz="4" w:space="0" w:color="auto"/>
              <w:right w:val="single" w:sz="4" w:space="0" w:color="auto"/>
            </w:tcBorders>
          </w:tcPr>
          <w:p w14:paraId="40C759FA" w14:textId="5FAEB5D8" w:rsidR="00D774D4" w:rsidRPr="001A2E20" w:rsidRDefault="004E77E9" w:rsidP="008F11BE">
            <w:pPr>
              <w:spacing w:before="120" w:after="120"/>
              <w:jc w:val="center"/>
              <w:rPr>
                <w:rFonts w:ascii="Times New Roman" w:hAnsi="Times New Roman" w:cs="Times New Roman"/>
                <w:color w:val="000000" w:themeColor="text1"/>
                <w:sz w:val="16"/>
                <w:szCs w:val="16"/>
              </w:rPr>
            </w:pPr>
            <w:r>
              <w:rPr>
                <w:rFonts w:ascii="Times New Roman" w:hAnsi="Times New Roman" w:cs="Times New Roman"/>
                <w:b/>
                <w:color w:val="000000" w:themeColor="text1"/>
                <w:sz w:val="16"/>
                <w:szCs w:val="16"/>
              </w:rPr>
              <w:t>Section B</w:t>
            </w:r>
            <w:r w:rsidR="00D774D4" w:rsidRPr="001A2E20">
              <w:rPr>
                <w:rFonts w:ascii="Times New Roman" w:hAnsi="Times New Roman" w:cs="Times New Roman"/>
                <w:color w:val="000000" w:themeColor="text1"/>
                <w:sz w:val="16"/>
                <w:szCs w:val="16"/>
              </w:rPr>
              <w:t xml:space="preserve"> Short Answer</w:t>
            </w:r>
            <w:r w:rsidR="008F11BE">
              <w:rPr>
                <w:rFonts w:ascii="Times New Roman" w:hAnsi="Times New Roman" w:cs="Times New Roman"/>
                <w:color w:val="000000" w:themeColor="text1"/>
                <w:sz w:val="16"/>
                <w:szCs w:val="16"/>
              </w:rPr>
              <w:t xml:space="preserve"> Questions</w:t>
            </w:r>
          </w:p>
        </w:tc>
        <w:tc>
          <w:tcPr>
            <w:tcW w:w="1471" w:type="dxa"/>
            <w:tcBorders>
              <w:top w:val="single" w:sz="4" w:space="0" w:color="auto"/>
              <w:left w:val="single" w:sz="4" w:space="0" w:color="auto"/>
              <w:bottom w:val="single" w:sz="4" w:space="0" w:color="auto"/>
              <w:right w:val="single" w:sz="4" w:space="0" w:color="auto"/>
            </w:tcBorders>
          </w:tcPr>
          <w:p w14:paraId="3AD3AD27" w14:textId="3EEEF550" w:rsidR="00D774D4" w:rsidRPr="002B1721" w:rsidRDefault="009D2432" w:rsidP="00D774D4">
            <w:pPr>
              <w:spacing w:before="120" w:after="120"/>
              <w:jc w:val="center"/>
              <w:rPr>
                <w:rFonts w:ascii="Times New Roman" w:hAnsi="Times New Roman" w:cs="Times New Roman"/>
                <w:color w:val="000000" w:themeColor="text1"/>
              </w:rPr>
            </w:pPr>
            <w:r>
              <w:rPr>
                <w:rFonts w:ascii="Times New Roman" w:hAnsi="Times New Roman" w:cs="Times New Roman"/>
                <w:color w:val="000000" w:themeColor="text1"/>
              </w:rPr>
              <w:t>6</w:t>
            </w:r>
          </w:p>
        </w:tc>
        <w:tc>
          <w:tcPr>
            <w:tcW w:w="2160" w:type="dxa"/>
            <w:tcBorders>
              <w:top w:val="single" w:sz="4" w:space="0" w:color="auto"/>
              <w:left w:val="single" w:sz="4" w:space="0" w:color="auto"/>
              <w:bottom w:val="single" w:sz="4" w:space="0" w:color="auto"/>
              <w:right w:val="single" w:sz="4" w:space="0" w:color="auto"/>
            </w:tcBorders>
          </w:tcPr>
          <w:p w14:paraId="65A68922" w14:textId="396669C1" w:rsidR="00D774D4" w:rsidRPr="002B1721" w:rsidRDefault="009D2432" w:rsidP="00D774D4">
            <w:pPr>
              <w:spacing w:before="120" w:after="120"/>
              <w:jc w:val="center"/>
              <w:rPr>
                <w:rFonts w:ascii="Times New Roman" w:hAnsi="Times New Roman" w:cs="Times New Roman"/>
                <w:color w:val="000000" w:themeColor="text1"/>
              </w:rPr>
            </w:pPr>
            <w:r>
              <w:rPr>
                <w:rFonts w:ascii="Times New Roman" w:hAnsi="Times New Roman" w:cs="Times New Roman"/>
                <w:color w:val="000000" w:themeColor="text1"/>
              </w:rPr>
              <w:t>6</w:t>
            </w:r>
          </w:p>
        </w:tc>
        <w:tc>
          <w:tcPr>
            <w:tcW w:w="1620" w:type="dxa"/>
            <w:tcBorders>
              <w:top w:val="single" w:sz="4" w:space="0" w:color="auto"/>
              <w:left w:val="single" w:sz="4" w:space="0" w:color="auto"/>
              <w:bottom w:val="single" w:sz="4" w:space="0" w:color="auto"/>
            </w:tcBorders>
          </w:tcPr>
          <w:p w14:paraId="40E7C0A2" w14:textId="023289A4" w:rsidR="00D774D4" w:rsidRPr="00624CBE" w:rsidRDefault="00FD04F6" w:rsidP="002B1721">
            <w:pPr>
              <w:tabs>
                <w:tab w:val="left" w:pos="612"/>
              </w:tabs>
              <w:spacing w:before="120" w:after="120"/>
              <w:jc w:val="center"/>
              <w:rPr>
                <w:rFonts w:ascii="Times New Roman" w:hAnsi="Times New Roman" w:cs="Times New Roman"/>
                <w:rPrChange w:id="4" w:author="DIPLARIS, Martha" w:date="2020-05-25T09:08:00Z">
                  <w:rPr>
                    <w:rFonts w:ascii="Times New Roman" w:hAnsi="Times New Roman" w:cs="Times New Roman"/>
                    <w:color w:val="C00000"/>
                  </w:rPr>
                </w:rPrChange>
              </w:rPr>
            </w:pPr>
            <w:r w:rsidRPr="00624CBE">
              <w:rPr>
                <w:rFonts w:ascii="Times New Roman" w:hAnsi="Times New Roman" w:cs="Times New Roman"/>
                <w:rPrChange w:id="5" w:author="DIPLARIS, Martha" w:date="2020-05-25T09:08:00Z">
                  <w:rPr>
                    <w:rFonts w:ascii="Times New Roman" w:hAnsi="Times New Roman" w:cs="Times New Roman"/>
                    <w:color w:val="C00000"/>
                  </w:rPr>
                </w:rPrChange>
              </w:rPr>
              <w:t xml:space="preserve">  36</w:t>
            </w:r>
          </w:p>
        </w:tc>
      </w:tr>
      <w:tr w:rsidR="00D774D4" w:rsidRPr="009C6B08" w14:paraId="5F4D2439" w14:textId="77777777" w:rsidTr="00E34A9D">
        <w:trPr>
          <w:jc w:val="center"/>
        </w:trPr>
        <w:tc>
          <w:tcPr>
            <w:tcW w:w="3301" w:type="dxa"/>
            <w:tcBorders>
              <w:top w:val="single" w:sz="4" w:space="0" w:color="auto"/>
              <w:bottom w:val="single" w:sz="4" w:space="0" w:color="auto"/>
              <w:right w:val="single" w:sz="4" w:space="0" w:color="auto"/>
            </w:tcBorders>
          </w:tcPr>
          <w:p w14:paraId="1818823A" w14:textId="619F3E9A" w:rsidR="00D774D4" w:rsidRPr="001A2E20" w:rsidRDefault="00D774D4" w:rsidP="004E77E9">
            <w:pPr>
              <w:spacing w:before="120" w:after="120"/>
              <w:rPr>
                <w:rFonts w:ascii="Times New Roman" w:hAnsi="Times New Roman" w:cs="Times New Roman"/>
                <w:b/>
                <w:color w:val="000000" w:themeColor="text1"/>
              </w:rPr>
            </w:pPr>
          </w:p>
        </w:tc>
        <w:tc>
          <w:tcPr>
            <w:tcW w:w="1471" w:type="dxa"/>
            <w:tcBorders>
              <w:top w:val="single" w:sz="4" w:space="0" w:color="auto"/>
              <w:left w:val="single" w:sz="4" w:space="0" w:color="auto"/>
              <w:bottom w:val="single" w:sz="4" w:space="0" w:color="auto"/>
              <w:right w:val="single" w:sz="4" w:space="0" w:color="auto"/>
            </w:tcBorders>
          </w:tcPr>
          <w:p w14:paraId="7F48BC10" w14:textId="392CFDF3" w:rsidR="00D774D4" w:rsidRPr="001426CC" w:rsidRDefault="00D774D4" w:rsidP="00D774D4">
            <w:pPr>
              <w:spacing w:before="120" w:after="120"/>
              <w:jc w:val="center"/>
              <w:rPr>
                <w:rFonts w:ascii="Times New Roman" w:hAnsi="Times New Roman" w:cs="Times New Roman"/>
                <w:color w:val="000000" w:themeColor="text1"/>
                <w:highlight w:val="yellow"/>
              </w:rPr>
            </w:pPr>
          </w:p>
        </w:tc>
        <w:tc>
          <w:tcPr>
            <w:tcW w:w="2160" w:type="dxa"/>
            <w:tcBorders>
              <w:top w:val="single" w:sz="4" w:space="0" w:color="auto"/>
              <w:left w:val="single" w:sz="4" w:space="0" w:color="auto"/>
              <w:bottom w:val="single" w:sz="4" w:space="0" w:color="auto"/>
              <w:right w:val="single" w:sz="4" w:space="0" w:color="auto"/>
            </w:tcBorders>
          </w:tcPr>
          <w:p w14:paraId="2463BF94" w14:textId="19C86DE7" w:rsidR="00D774D4" w:rsidRPr="001426CC" w:rsidRDefault="00D774D4" w:rsidP="00D774D4">
            <w:pPr>
              <w:spacing w:before="120" w:after="120"/>
              <w:jc w:val="center"/>
              <w:rPr>
                <w:rFonts w:ascii="Times New Roman" w:hAnsi="Times New Roman" w:cs="Times New Roman"/>
                <w:color w:val="000000" w:themeColor="text1"/>
                <w:highlight w:val="yellow"/>
              </w:rPr>
            </w:pPr>
          </w:p>
        </w:tc>
        <w:tc>
          <w:tcPr>
            <w:tcW w:w="1620" w:type="dxa"/>
            <w:tcBorders>
              <w:top w:val="single" w:sz="4" w:space="0" w:color="auto"/>
              <w:left w:val="single" w:sz="4" w:space="0" w:color="auto"/>
              <w:bottom w:val="single" w:sz="4" w:space="0" w:color="auto"/>
            </w:tcBorders>
          </w:tcPr>
          <w:p w14:paraId="21B95DB8" w14:textId="6D282226" w:rsidR="00D774D4" w:rsidRPr="00624CBE" w:rsidRDefault="00B829DA" w:rsidP="00B829DA">
            <w:pPr>
              <w:tabs>
                <w:tab w:val="left" w:pos="612"/>
              </w:tabs>
              <w:spacing w:before="120" w:after="120"/>
              <w:rPr>
                <w:rFonts w:ascii="Times New Roman" w:hAnsi="Times New Roman" w:cs="Times New Roman"/>
                <w:rPrChange w:id="6" w:author="DIPLARIS, Martha" w:date="2020-05-25T09:08:00Z">
                  <w:rPr>
                    <w:rFonts w:ascii="Times New Roman" w:hAnsi="Times New Roman" w:cs="Times New Roman"/>
                    <w:color w:val="000000" w:themeColor="text1"/>
                  </w:rPr>
                </w:rPrChange>
              </w:rPr>
            </w:pPr>
            <w:r w:rsidRPr="00624CBE">
              <w:rPr>
                <w:rFonts w:ascii="Times New Roman" w:hAnsi="Times New Roman" w:cs="Times New Roman"/>
                <w:rPrChange w:id="7" w:author="DIPLARIS, Martha" w:date="2020-05-25T09:08:00Z">
                  <w:rPr>
                    <w:rFonts w:ascii="Times New Roman" w:hAnsi="Times New Roman" w:cs="Times New Roman"/>
                    <w:color w:val="000000" w:themeColor="text1"/>
                  </w:rPr>
                </w:rPrChange>
              </w:rPr>
              <w:t xml:space="preserve">   </w:t>
            </w:r>
            <w:r w:rsidR="009C65A7" w:rsidRPr="00624CBE">
              <w:rPr>
                <w:rFonts w:ascii="Times New Roman" w:hAnsi="Times New Roman" w:cs="Times New Roman"/>
                <w:rPrChange w:id="8" w:author="DIPLARIS, Martha" w:date="2020-05-25T09:08:00Z">
                  <w:rPr>
                    <w:rFonts w:ascii="Times New Roman" w:hAnsi="Times New Roman" w:cs="Times New Roman"/>
                    <w:color w:val="000000" w:themeColor="text1"/>
                  </w:rPr>
                </w:rPrChange>
              </w:rPr>
              <w:t xml:space="preserve">Total </w:t>
            </w:r>
            <w:r w:rsidR="00FD04F6" w:rsidRPr="00624CBE">
              <w:rPr>
                <w:rFonts w:ascii="Times New Roman" w:hAnsi="Times New Roman" w:cs="Times New Roman"/>
                <w:rPrChange w:id="9" w:author="DIPLARIS, Martha" w:date="2020-05-25T09:08:00Z">
                  <w:rPr>
                    <w:rFonts w:ascii="Times New Roman" w:hAnsi="Times New Roman" w:cs="Times New Roman"/>
                    <w:color w:val="C00000"/>
                  </w:rPr>
                </w:rPrChange>
              </w:rPr>
              <w:t>46</w:t>
            </w:r>
          </w:p>
        </w:tc>
      </w:tr>
    </w:tbl>
    <w:p w14:paraId="12D03127" w14:textId="77777777" w:rsidR="00A73577" w:rsidRPr="009C6B08" w:rsidRDefault="00A73577" w:rsidP="00A73577">
      <w:pPr>
        <w:autoSpaceDE w:val="0"/>
        <w:autoSpaceDN w:val="0"/>
        <w:adjustRightInd w:val="0"/>
        <w:spacing w:after="0"/>
        <w:rPr>
          <w:rFonts w:ascii="TimesNewRomanPSMT" w:hAnsi="TimesNewRomanPSMT" w:cs="TimesNewRomanPSMT"/>
          <w:color w:val="000000" w:themeColor="text1"/>
        </w:rPr>
      </w:pPr>
    </w:p>
    <w:tbl>
      <w:tblPr>
        <w:tblStyle w:val="TableGrid"/>
        <w:tblW w:w="0" w:type="auto"/>
        <w:jc w:val="center"/>
        <w:tblLook w:val="04A0" w:firstRow="1" w:lastRow="0" w:firstColumn="1" w:lastColumn="0" w:noHBand="0" w:noVBand="1"/>
      </w:tblPr>
      <w:tblGrid>
        <w:gridCol w:w="9918"/>
      </w:tblGrid>
      <w:tr w:rsidR="00A73577" w:rsidRPr="009C6B08" w14:paraId="4C6A8934" w14:textId="77777777" w:rsidTr="000345C6">
        <w:trPr>
          <w:jc w:val="center"/>
        </w:trPr>
        <w:tc>
          <w:tcPr>
            <w:tcW w:w="9918" w:type="dxa"/>
          </w:tcPr>
          <w:p w14:paraId="57FA50DA" w14:textId="0755E118" w:rsidR="00A73577" w:rsidRPr="009C6B08" w:rsidRDefault="00A73577" w:rsidP="00A54EC9">
            <w:pPr>
              <w:pStyle w:val="ListParagraph"/>
              <w:numPr>
                <w:ilvl w:val="0"/>
                <w:numId w:val="2"/>
              </w:numPr>
              <w:autoSpaceDE w:val="0"/>
              <w:autoSpaceDN w:val="0"/>
              <w:adjustRightInd w:val="0"/>
              <w:spacing w:before="120"/>
              <w:ind w:left="714" w:hanging="357"/>
              <w:contextualSpacing w:val="0"/>
              <w:rPr>
                <w:rFonts w:ascii="Times New Roman" w:hAnsi="Times New Roman" w:cs="Times New Roman"/>
                <w:color w:val="000000" w:themeColor="text1"/>
              </w:rPr>
            </w:pPr>
            <w:r w:rsidRPr="009C6B08">
              <w:rPr>
                <w:rFonts w:ascii="Times New Roman" w:hAnsi="Times New Roman" w:cs="Times New Roman"/>
                <w:color w:val="000000" w:themeColor="text1"/>
              </w:rPr>
              <w:t>Students are permitted to bring into the assessment room: pens, pencils, highlighters, erasers, sharpeners, rulers and one scientific calculator.</w:t>
            </w:r>
          </w:p>
          <w:p w14:paraId="38FC9110" w14:textId="77777777" w:rsidR="00A73577" w:rsidRPr="009C6B08" w:rsidRDefault="00A73577" w:rsidP="00A54EC9">
            <w:pPr>
              <w:pStyle w:val="ListParagraph"/>
              <w:numPr>
                <w:ilvl w:val="0"/>
                <w:numId w:val="2"/>
              </w:numPr>
              <w:autoSpaceDE w:val="0"/>
              <w:autoSpaceDN w:val="0"/>
              <w:adjustRightInd w:val="0"/>
              <w:rPr>
                <w:rFonts w:ascii="Times New Roman" w:hAnsi="Times New Roman" w:cs="Times New Roman"/>
                <w:color w:val="000000" w:themeColor="text1"/>
              </w:rPr>
            </w:pPr>
            <w:r w:rsidRPr="009C6B08">
              <w:rPr>
                <w:rFonts w:ascii="Times New Roman" w:hAnsi="Times New Roman" w:cs="Times New Roman"/>
                <w:color w:val="000000" w:themeColor="text1"/>
              </w:rPr>
              <w:t>Students are not permitted to bring into the examination room: blank sheets of paper and/or white out liquid/tape.</w:t>
            </w:r>
          </w:p>
          <w:p w14:paraId="4C55F2CC" w14:textId="77777777" w:rsidR="00A73577" w:rsidRPr="009C6B08" w:rsidRDefault="00A73577" w:rsidP="00D52876">
            <w:pPr>
              <w:rPr>
                <w:rFonts w:ascii="Times New Roman" w:hAnsi="Times New Roman" w:cs="Times New Roman"/>
                <w:b/>
                <w:color w:val="000000" w:themeColor="text1"/>
              </w:rPr>
            </w:pPr>
            <w:r w:rsidRPr="009C6B08">
              <w:rPr>
                <w:rFonts w:ascii="Times New Roman" w:hAnsi="Times New Roman" w:cs="Times New Roman"/>
                <w:b/>
                <w:color w:val="000000" w:themeColor="text1"/>
              </w:rPr>
              <w:t>Materials supplied</w:t>
            </w:r>
          </w:p>
          <w:p w14:paraId="185049BD" w14:textId="757F1C6A" w:rsidR="00A73577" w:rsidRPr="009C65A7" w:rsidRDefault="00A73577" w:rsidP="00A54EC9">
            <w:pPr>
              <w:pStyle w:val="ListParagraph"/>
              <w:numPr>
                <w:ilvl w:val="0"/>
                <w:numId w:val="3"/>
              </w:numPr>
              <w:autoSpaceDE w:val="0"/>
              <w:autoSpaceDN w:val="0"/>
              <w:adjustRightInd w:val="0"/>
              <w:rPr>
                <w:rFonts w:ascii="Times New Roman" w:hAnsi="Times New Roman" w:cs="Times New Roman"/>
                <w:color w:val="000000" w:themeColor="text1"/>
              </w:rPr>
            </w:pPr>
            <w:r w:rsidRPr="009C6B08">
              <w:rPr>
                <w:rFonts w:ascii="Times New Roman" w:hAnsi="Times New Roman" w:cs="Times New Roman"/>
                <w:color w:val="000000" w:themeColor="text1"/>
              </w:rPr>
              <w:t xml:space="preserve">This question and answer book of </w:t>
            </w:r>
            <w:r w:rsidR="00D6535F" w:rsidRPr="00624CBE">
              <w:rPr>
                <w:rFonts w:ascii="Times New Roman" w:hAnsi="Times New Roman" w:cs="Times New Roman"/>
                <w:b/>
                <w:rPrChange w:id="10" w:author="DIPLARIS, Martha" w:date="2020-05-25T09:08:00Z">
                  <w:rPr>
                    <w:rFonts w:ascii="Times New Roman" w:hAnsi="Times New Roman" w:cs="Times New Roman"/>
                    <w:b/>
                    <w:color w:val="C00000"/>
                  </w:rPr>
                </w:rPrChange>
              </w:rPr>
              <w:t>12</w:t>
            </w:r>
            <w:r w:rsidRPr="00624CBE">
              <w:rPr>
                <w:rFonts w:ascii="Times New Roman" w:hAnsi="Times New Roman" w:cs="Times New Roman"/>
                <w:b/>
                <w:rPrChange w:id="11" w:author="DIPLARIS, Martha" w:date="2020-05-25T09:08:00Z">
                  <w:rPr>
                    <w:rFonts w:ascii="Times New Roman" w:hAnsi="Times New Roman" w:cs="Times New Roman"/>
                    <w:b/>
                    <w:color w:val="C00000"/>
                  </w:rPr>
                </w:rPrChange>
              </w:rPr>
              <w:t xml:space="preserve"> pages</w:t>
            </w:r>
            <w:r w:rsidR="00DE2E2C" w:rsidRPr="00624CBE">
              <w:rPr>
                <w:rFonts w:ascii="Times New Roman" w:hAnsi="Times New Roman" w:cs="Times New Roman"/>
                <w:rPrChange w:id="12" w:author="DIPLARIS, Martha" w:date="2020-05-25T09:08:00Z">
                  <w:rPr>
                    <w:rFonts w:ascii="Times New Roman" w:hAnsi="Times New Roman" w:cs="Times New Roman"/>
                    <w:color w:val="000000" w:themeColor="text1"/>
                  </w:rPr>
                </w:rPrChange>
              </w:rPr>
              <w:t>.</w:t>
            </w:r>
          </w:p>
          <w:p w14:paraId="5B299207" w14:textId="77777777" w:rsidR="00A73577" w:rsidRPr="009C65A7" w:rsidRDefault="00A73577" w:rsidP="00A54EC9">
            <w:pPr>
              <w:pStyle w:val="ListParagraph"/>
              <w:numPr>
                <w:ilvl w:val="0"/>
                <w:numId w:val="3"/>
              </w:numPr>
              <w:autoSpaceDE w:val="0"/>
              <w:autoSpaceDN w:val="0"/>
              <w:adjustRightInd w:val="0"/>
              <w:rPr>
                <w:rFonts w:ascii="Times New Roman" w:hAnsi="Times New Roman" w:cs="Times New Roman"/>
                <w:color w:val="000000" w:themeColor="text1"/>
              </w:rPr>
            </w:pPr>
            <w:r w:rsidRPr="009C65A7">
              <w:rPr>
                <w:rFonts w:ascii="Times New Roman" w:hAnsi="Times New Roman" w:cs="Times New Roman"/>
                <w:color w:val="000000" w:themeColor="text1"/>
              </w:rPr>
              <w:t>A data book</w:t>
            </w:r>
          </w:p>
          <w:p w14:paraId="3496B04C" w14:textId="77777777" w:rsidR="00A73577" w:rsidRPr="009C6B08" w:rsidRDefault="00A73577" w:rsidP="00D52876">
            <w:pPr>
              <w:rPr>
                <w:rFonts w:ascii="Times New Roman" w:hAnsi="Times New Roman" w:cs="Times New Roman"/>
                <w:b/>
                <w:color w:val="000000" w:themeColor="text1"/>
              </w:rPr>
            </w:pPr>
            <w:r w:rsidRPr="009C6B08">
              <w:rPr>
                <w:rFonts w:ascii="Times New Roman" w:hAnsi="Times New Roman" w:cs="Times New Roman"/>
                <w:b/>
                <w:color w:val="000000" w:themeColor="text1"/>
              </w:rPr>
              <w:t>Instructions</w:t>
            </w:r>
          </w:p>
          <w:p w14:paraId="13F61DF1" w14:textId="77777777" w:rsidR="00A73577" w:rsidRPr="009C6B08" w:rsidRDefault="00A73577" w:rsidP="00A54EC9">
            <w:pPr>
              <w:pStyle w:val="ListParagraph"/>
              <w:numPr>
                <w:ilvl w:val="0"/>
                <w:numId w:val="4"/>
              </w:numPr>
              <w:autoSpaceDE w:val="0"/>
              <w:autoSpaceDN w:val="0"/>
              <w:adjustRightInd w:val="0"/>
              <w:rPr>
                <w:rFonts w:ascii="Times New Roman" w:hAnsi="Times New Roman" w:cs="Times New Roman"/>
                <w:color w:val="000000" w:themeColor="text1"/>
              </w:rPr>
            </w:pPr>
            <w:r w:rsidRPr="009C6B08">
              <w:rPr>
                <w:rFonts w:ascii="Times New Roman" w:hAnsi="Times New Roman" w:cs="Times New Roman"/>
                <w:color w:val="000000" w:themeColor="text1"/>
              </w:rPr>
              <w:t>Write your name in the space provided above on this page.</w:t>
            </w:r>
          </w:p>
          <w:p w14:paraId="63E76138" w14:textId="77777777" w:rsidR="00A73577" w:rsidRPr="009C6B08" w:rsidRDefault="00A73577" w:rsidP="00A54EC9">
            <w:pPr>
              <w:pStyle w:val="ListParagraph"/>
              <w:numPr>
                <w:ilvl w:val="0"/>
                <w:numId w:val="4"/>
              </w:numPr>
              <w:autoSpaceDE w:val="0"/>
              <w:autoSpaceDN w:val="0"/>
              <w:adjustRightInd w:val="0"/>
              <w:rPr>
                <w:rFonts w:ascii="Times New Roman" w:hAnsi="Times New Roman" w:cs="Times New Roman"/>
                <w:color w:val="000000" w:themeColor="text1"/>
              </w:rPr>
            </w:pPr>
            <w:r w:rsidRPr="009C6B08">
              <w:rPr>
                <w:rFonts w:ascii="Times New Roman" w:hAnsi="Times New Roman" w:cs="Times New Roman"/>
                <w:color w:val="000000" w:themeColor="text1"/>
              </w:rPr>
              <w:t>All responses must be written in English.</w:t>
            </w:r>
          </w:p>
          <w:p w14:paraId="3E8983CD" w14:textId="77777777" w:rsidR="00A73577" w:rsidRPr="009C6B08" w:rsidRDefault="00A73577" w:rsidP="00A54EC9">
            <w:pPr>
              <w:pStyle w:val="ListParagraph"/>
              <w:numPr>
                <w:ilvl w:val="0"/>
                <w:numId w:val="4"/>
              </w:numPr>
              <w:autoSpaceDE w:val="0"/>
              <w:autoSpaceDN w:val="0"/>
              <w:adjustRightInd w:val="0"/>
              <w:rPr>
                <w:rFonts w:ascii="Times New Roman" w:hAnsi="Times New Roman" w:cs="Times New Roman"/>
                <w:color w:val="000000" w:themeColor="text1"/>
              </w:rPr>
            </w:pPr>
            <w:r w:rsidRPr="009C6B08">
              <w:rPr>
                <w:rFonts w:ascii="Times New Roman" w:hAnsi="Times New Roman" w:cs="Times New Roman"/>
                <w:color w:val="000000" w:themeColor="text1"/>
              </w:rPr>
              <w:t>Working out must be shown for all calculations</w:t>
            </w:r>
          </w:p>
          <w:p w14:paraId="04A910FE" w14:textId="50D0D7AA" w:rsidR="00A73577" w:rsidRPr="009C6B08" w:rsidRDefault="00A73577" w:rsidP="00A54EC9">
            <w:pPr>
              <w:pStyle w:val="ListParagraph"/>
              <w:numPr>
                <w:ilvl w:val="0"/>
                <w:numId w:val="4"/>
              </w:numPr>
              <w:autoSpaceDE w:val="0"/>
              <w:autoSpaceDN w:val="0"/>
              <w:adjustRightInd w:val="0"/>
              <w:spacing w:after="120"/>
              <w:ind w:left="714" w:hanging="357"/>
              <w:contextualSpacing w:val="0"/>
              <w:rPr>
                <w:rFonts w:ascii="Times New Roman" w:hAnsi="Times New Roman" w:cs="Times New Roman"/>
                <w:color w:val="000000" w:themeColor="text1"/>
              </w:rPr>
            </w:pPr>
            <w:r w:rsidRPr="009C6B08">
              <w:rPr>
                <w:rFonts w:ascii="Times New Roman" w:hAnsi="Times New Roman" w:cs="Times New Roman"/>
                <w:color w:val="000000" w:themeColor="text1"/>
              </w:rPr>
              <w:t xml:space="preserve">Do NOT write on the </w:t>
            </w:r>
            <w:r w:rsidR="00EE3172" w:rsidRPr="009C6B08">
              <w:rPr>
                <w:rFonts w:ascii="Times New Roman" w:hAnsi="Times New Roman" w:cs="Times New Roman"/>
                <w:color w:val="000000" w:themeColor="text1"/>
              </w:rPr>
              <w:t>d</w:t>
            </w:r>
            <w:r w:rsidRPr="009C6B08">
              <w:rPr>
                <w:rFonts w:ascii="Times New Roman" w:hAnsi="Times New Roman" w:cs="Times New Roman"/>
                <w:color w:val="000000" w:themeColor="text1"/>
              </w:rPr>
              <w:t>ata book</w:t>
            </w:r>
          </w:p>
          <w:p w14:paraId="17359E32" w14:textId="77777777" w:rsidR="00A73577" w:rsidRPr="009C6B08" w:rsidRDefault="00A73577" w:rsidP="00A73577">
            <w:pPr>
              <w:pStyle w:val="ListParagraph"/>
              <w:autoSpaceDE w:val="0"/>
              <w:autoSpaceDN w:val="0"/>
              <w:adjustRightInd w:val="0"/>
              <w:ind w:left="0"/>
              <w:rPr>
                <w:rFonts w:ascii="Times New Roman" w:hAnsi="Times New Roman" w:cs="Times New Roman"/>
                <w:b/>
                <w:bCs/>
                <w:color w:val="000000" w:themeColor="text1"/>
              </w:rPr>
            </w:pPr>
            <w:r w:rsidRPr="009C6B08">
              <w:rPr>
                <w:rFonts w:ascii="Times New Roman" w:hAnsi="Times New Roman" w:cs="Times New Roman"/>
                <w:b/>
                <w:bCs/>
                <w:color w:val="000000" w:themeColor="text1"/>
              </w:rPr>
              <w:t>At the end of the assessment session</w:t>
            </w:r>
          </w:p>
          <w:p w14:paraId="3C921CE0" w14:textId="6453343E" w:rsidR="00A73577" w:rsidRPr="009C6B08" w:rsidRDefault="00A73577" w:rsidP="00017168">
            <w:pPr>
              <w:pStyle w:val="ListParagraph"/>
              <w:numPr>
                <w:ilvl w:val="0"/>
                <w:numId w:val="1"/>
              </w:numPr>
              <w:autoSpaceDE w:val="0"/>
              <w:autoSpaceDN w:val="0"/>
              <w:adjustRightInd w:val="0"/>
              <w:ind w:left="284" w:hanging="284"/>
              <w:rPr>
                <w:b/>
                <w:color w:val="000000" w:themeColor="text1"/>
              </w:rPr>
            </w:pPr>
            <w:r w:rsidRPr="009C6B08">
              <w:rPr>
                <w:rFonts w:ascii="TimesNewRomanPSMT" w:hAnsi="TimesNewRomanPSMT" w:cs="TimesNewRomanPSMT"/>
                <w:color w:val="000000" w:themeColor="text1"/>
              </w:rPr>
              <w:t xml:space="preserve">Wait silently for the supervisor to collect your </w:t>
            </w:r>
            <w:r w:rsidRPr="009C6B08">
              <w:rPr>
                <w:rFonts w:ascii="TimesNewRomanPSMT" w:hAnsi="TimesNewRomanPSMT" w:cs="TimesNewRomanPSMT"/>
                <w:b/>
                <w:color w:val="000000" w:themeColor="text1"/>
              </w:rPr>
              <w:t>book</w:t>
            </w:r>
            <w:r w:rsidR="00EE3172" w:rsidRPr="009C6B08">
              <w:rPr>
                <w:rFonts w:ascii="TimesNewRomanPSMT" w:hAnsi="TimesNewRomanPSMT" w:cs="TimesNewRomanPSMT"/>
                <w:b/>
                <w:color w:val="000000" w:themeColor="text1"/>
              </w:rPr>
              <w:t>let</w:t>
            </w:r>
            <w:r w:rsidR="00B069FD">
              <w:rPr>
                <w:rFonts w:ascii="TimesNewRomanPSMT" w:hAnsi="TimesNewRomanPSMT" w:cs="TimesNewRomanPSMT"/>
                <w:b/>
                <w:color w:val="000000" w:themeColor="text1"/>
              </w:rPr>
              <w:t xml:space="preserve"> </w:t>
            </w:r>
            <w:r w:rsidRPr="009C6B08">
              <w:rPr>
                <w:rFonts w:ascii="TimesNewRomanPSMT" w:hAnsi="TimesNewRomanPSMT" w:cs="TimesNewRomanPSMT"/>
                <w:b/>
                <w:color w:val="000000" w:themeColor="text1"/>
              </w:rPr>
              <w:t xml:space="preserve">and data </w:t>
            </w:r>
            <w:r w:rsidR="0064669B">
              <w:rPr>
                <w:rFonts w:ascii="TimesNewRomanPSMT" w:hAnsi="TimesNewRomanPSMT" w:cs="TimesNewRomanPSMT"/>
                <w:b/>
                <w:color w:val="000000" w:themeColor="text1"/>
              </w:rPr>
              <w:t>book</w:t>
            </w:r>
            <w:r w:rsidRPr="009C6B08">
              <w:rPr>
                <w:rFonts w:ascii="TimesNewRomanPSMT" w:hAnsi="TimesNewRomanPSMT" w:cs="TimesNewRomanPSMT"/>
                <w:b/>
                <w:color w:val="000000" w:themeColor="text1"/>
              </w:rPr>
              <w:t>.</w:t>
            </w:r>
          </w:p>
        </w:tc>
      </w:tr>
      <w:tr w:rsidR="00A73577" w:rsidRPr="009C6B08" w14:paraId="39139199" w14:textId="77777777" w:rsidTr="000345C6">
        <w:trPr>
          <w:jc w:val="center"/>
        </w:trPr>
        <w:tc>
          <w:tcPr>
            <w:tcW w:w="9918" w:type="dxa"/>
          </w:tcPr>
          <w:p w14:paraId="5EC28880" w14:textId="77777777" w:rsidR="00A73577" w:rsidRPr="009C6B08" w:rsidRDefault="00A73577" w:rsidP="00D52876">
            <w:pPr>
              <w:spacing w:after="120"/>
              <w:rPr>
                <w:rFonts w:ascii="Times New Roman" w:hAnsi="Times New Roman" w:cs="Times New Roman"/>
                <w:color w:val="000000" w:themeColor="text1"/>
              </w:rPr>
            </w:pPr>
            <w:r w:rsidRPr="009C6B08">
              <w:rPr>
                <w:rFonts w:ascii="Times New Roman" w:hAnsi="Times New Roman" w:cs="Times New Roman"/>
                <w:color w:val="000000" w:themeColor="text1"/>
              </w:rPr>
              <w:t>Students are NOT permitted to bring mobile phones and/or any other unauthorised electronic devices into the examination room.</w:t>
            </w:r>
          </w:p>
          <w:p w14:paraId="67FB91C1" w14:textId="370685F6" w:rsidR="00EE3172" w:rsidRPr="009C6B08" w:rsidRDefault="00A73577" w:rsidP="00D52876">
            <w:pPr>
              <w:autoSpaceDE w:val="0"/>
              <w:autoSpaceDN w:val="0"/>
              <w:adjustRightInd w:val="0"/>
              <w:rPr>
                <w:rFonts w:ascii="Times New Roman" w:hAnsi="Times New Roman" w:cs="Times New Roman"/>
                <w:b/>
                <w:bCs/>
                <w:color w:val="000000" w:themeColor="text1"/>
              </w:rPr>
            </w:pPr>
            <w:r w:rsidRPr="009C6B08">
              <w:rPr>
                <w:rFonts w:ascii="Times New Roman" w:hAnsi="Times New Roman" w:cs="Times New Roman"/>
                <w:b/>
                <w:bCs/>
                <w:color w:val="000000" w:themeColor="text1"/>
              </w:rPr>
              <w:t>Students must not disclose the contents of the task; to do so will be a breach of VCE guidelines and will be dealt with according to VCAA regulations.</w:t>
            </w:r>
          </w:p>
        </w:tc>
      </w:tr>
    </w:tbl>
    <w:p w14:paraId="5D715AEF" w14:textId="77777777" w:rsidR="00811171" w:rsidRPr="009C6B08" w:rsidRDefault="00811171" w:rsidP="003B6EFD">
      <w:pPr>
        <w:spacing w:after="0"/>
        <w:rPr>
          <w:rFonts w:ascii="Times New Roman" w:hAnsi="Times New Roman" w:cs="Times New Roman"/>
          <w:b/>
          <w:bCs/>
          <w:color w:val="000000" w:themeColor="text1"/>
          <w:sz w:val="24"/>
          <w:szCs w:val="24"/>
        </w:rPr>
        <w:sectPr w:rsidR="00811171" w:rsidRPr="009C6B08" w:rsidSect="00ED68FF">
          <w:headerReference w:type="even" r:id="rId13"/>
          <w:footerReference w:type="even" r:id="rId14"/>
          <w:pgSz w:w="11906" w:h="16838"/>
          <w:pgMar w:top="720" w:right="720" w:bottom="720" w:left="720" w:header="425" w:footer="164" w:gutter="0"/>
          <w:cols w:space="708"/>
          <w:docGrid w:linePitch="360"/>
        </w:sectPr>
      </w:pPr>
    </w:p>
    <w:p w14:paraId="52488764" w14:textId="75BA0CE9" w:rsidR="009E02E1" w:rsidRPr="009C6B08" w:rsidRDefault="009E02E1" w:rsidP="00EE34A5">
      <w:pPr>
        <w:spacing w:after="0"/>
        <w:rPr>
          <w:rFonts w:ascii="Times New Roman" w:hAnsi="Times New Roman" w:cs="Times New Roman"/>
          <w:b/>
          <w:color w:val="000000" w:themeColor="text1"/>
        </w:rPr>
        <w:sectPr w:rsidR="009E02E1" w:rsidRPr="009C6B08" w:rsidSect="006227EC">
          <w:headerReference w:type="default" r:id="rId15"/>
          <w:type w:val="continuous"/>
          <w:pgSz w:w="11906" w:h="16838" w:code="9"/>
          <w:pgMar w:top="851" w:right="1440" w:bottom="851" w:left="1440" w:header="0" w:footer="0" w:gutter="0"/>
          <w:cols w:space="708"/>
          <w:docGrid w:linePitch="360"/>
        </w:sectPr>
      </w:pPr>
    </w:p>
    <w:p w14:paraId="23CF0CC9" w14:textId="3A8E7D4D" w:rsidR="006747BD" w:rsidRPr="006227EC" w:rsidRDefault="00E26272" w:rsidP="006747BD">
      <w:pPr>
        <w:keepNext/>
        <w:keepLines/>
        <w:spacing w:before="200" w:after="0" w:line="240" w:lineRule="auto"/>
        <w:outlineLvl w:val="4"/>
        <w:rPr>
          <w:rFonts w:ascii="Times New Roman" w:eastAsia="MS Gothic" w:hAnsi="Times New Roman" w:cs="Times New Roman"/>
          <w:b/>
          <w:color w:val="000000" w:themeColor="text1"/>
        </w:rPr>
      </w:pPr>
      <w:r>
        <w:rPr>
          <w:rFonts w:ascii="Times New Roman" w:eastAsia="MS Gothic" w:hAnsi="Times New Roman" w:cs="Times New Roman"/>
          <w:b/>
          <w:color w:val="000000" w:themeColor="text1"/>
        </w:rPr>
        <w:lastRenderedPageBreak/>
        <w:t>SECTION A</w:t>
      </w:r>
      <w:r w:rsidR="006747BD" w:rsidRPr="006227EC">
        <w:rPr>
          <w:rFonts w:ascii="Times New Roman" w:eastAsia="MS Gothic" w:hAnsi="Times New Roman" w:cs="Times New Roman"/>
          <w:b/>
          <w:color w:val="000000" w:themeColor="text1"/>
        </w:rPr>
        <w:t xml:space="preserve">: </w:t>
      </w:r>
      <w:r w:rsidR="00FF4B5B" w:rsidRPr="006227EC">
        <w:rPr>
          <w:rFonts w:ascii="Times New Roman" w:eastAsia="MS Gothic" w:hAnsi="Times New Roman" w:cs="Times New Roman"/>
          <w:b/>
          <w:color w:val="000000" w:themeColor="text1"/>
        </w:rPr>
        <w:t>Test M</w:t>
      </w:r>
      <w:r w:rsidR="006747BD" w:rsidRPr="006227EC">
        <w:rPr>
          <w:rFonts w:ascii="Times New Roman" w:eastAsia="MS Gothic" w:hAnsi="Times New Roman" w:cs="Times New Roman"/>
          <w:b/>
          <w:color w:val="000000" w:themeColor="text1"/>
        </w:rPr>
        <w:t>ultiple-</w:t>
      </w:r>
      <w:r w:rsidR="00FF4B5B" w:rsidRPr="006227EC">
        <w:rPr>
          <w:rFonts w:ascii="Times New Roman" w:eastAsia="MS Gothic" w:hAnsi="Times New Roman" w:cs="Times New Roman"/>
          <w:b/>
          <w:color w:val="000000" w:themeColor="text1"/>
        </w:rPr>
        <w:t>C</w:t>
      </w:r>
      <w:r w:rsidR="006747BD" w:rsidRPr="006227EC">
        <w:rPr>
          <w:rFonts w:ascii="Times New Roman" w:eastAsia="MS Gothic" w:hAnsi="Times New Roman" w:cs="Times New Roman"/>
          <w:b/>
          <w:color w:val="000000" w:themeColor="text1"/>
        </w:rPr>
        <w:t xml:space="preserve">hoice </w:t>
      </w:r>
      <w:r w:rsidR="00FF4B5B" w:rsidRPr="006227EC">
        <w:rPr>
          <w:rFonts w:ascii="Times New Roman" w:eastAsia="MS Gothic" w:hAnsi="Times New Roman" w:cs="Times New Roman"/>
          <w:b/>
          <w:color w:val="000000" w:themeColor="text1"/>
        </w:rPr>
        <w:t>Q</w:t>
      </w:r>
      <w:r w:rsidR="006747BD" w:rsidRPr="006227EC">
        <w:rPr>
          <w:rFonts w:ascii="Times New Roman" w:eastAsia="MS Gothic" w:hAnsi="Times New Roman" w:cs="Times New Roman"/>
          <w:b/>
          <w:color w:val="000000" w:themeColor="text1"/>
        </w:rPr>
        <w:t>uestions</w:t>
      </w:r>
    </w:p>
    <w:p w14:paraId="592A328A" w14:textId="6D3BC58E" w:rsidR="006747BD" w:rsidRPr="00724FB0" w:rsidRDefault="006747BD" w:rsidP="006747BD">
      <w:pPr>
        <w:spacing w:after="0" w:line="240" w:lineRule="auto"/>
        <w:rPr>
          <w:rFonts w:ascii="Times New Roman" w:eastAsia="MS Mincho" w:hAnsi="Times New Roman" w:cs="Times New Roman"/>
          <w:color w:val="000000" w:themeColor="text1"/>
        </w:rPr>
      </w:pPr>
    </w:p>
    <w:tbl>
      <w:tblPr>
        <w:tblStyle w:val="TableGrid1"/>
        <w:tblW w:w="0" w:type="auto"/>
        <w:tblLook w:val="04A0" w:firstRow="1" w:lastRow="0" w:firstColumn="1" w:lastColumn="0" w:noHBand="0" w:noVBand="1"/>
      </w:tblPr>
      <w:tblGrid>
        <w:gridCol w:w="9016"/>
      </w:tblGrid>
      <w:tr w:rsidR="006747BD" w:rsidRPr="00724FB0" w14:paraId="22DE154B" w14:textId="77777777" w:rsidTr="009D43FF">
        <w:trPr>
          <w:trHeight w:val="1651"/>
        </w:trPr>
        <w:tc>
          <w:tcPr>
            <w:tcW w:w="10177" w:type="dxa"/>
            <w:tcMar>
              <w:top w:w="85" w:type="dxa"/>
              <w:bottom w:w="85" w:type="dxa"/>
            </w:tcMar>
          </w:tcPr>
          <w:p w14:paraId="42E1C8D3" w14:textId="54A8B6B4" w:rsidR="006747BD" w:rsidRPr="006227EC" w:rsidRDefault="00017168" w:rsidP="006747BD">
            <w:pPr>
              <w:autoSpaceDE w:val="0"/>
              <w:autoSpaceDN w:val="0"/>
              <w:adjustRightInd w:val="0"/>
              <w:spacing w:after="120"/>
              <w:jc w:val="center"/>
              <w:outlineLvl w:val="2"/>
              <w:rPr>
                <w:rFonts w:ascii="Times New Roman" w:eastAsia="Cambria" w:hAnsi="Times New Roman" w:cs="Times New Roman"/>
                <w:b/>
                <w:bCs/>
                <w:color w:val="000000" w:themeColor="text1"/>
                <w:sz w:val="22"/>
                <w:szCs w:val="22"/>
              </w:rPr>
            </w:pPr>
            <w:r>
              <w:rPr>
                <w:rFonts w:ascii="Times New Roman" w:eastAsia="Cambria" w:hAnsi="Times New Roman" w:cs="Times New Roman"/>
                <w:b/>
                <w:bCs/>
                <w:color w:val="000000" w:themeColor="text1"/>
              </w:rPr>
              <w:t>Instructions for Section A</w:t>
            </w:r>
          </w:p>
          <w:p w14:paraId="6AE227AF" w14:textId="771E791A" w:rsidR="006747BD" w:rsidRPr="006227EC" w:rsidRDefault="006747BD" w:rsidP="006747BD">
            <w:pPr>
              <w:autoSpaceDE w:val="0"/>
              <w:autoSpaceDN w:val="0"/>
              <w:adjustRightInd w:val="0"/>
              <w:rPr>
                <w:rFonts w:ascii="Times New Roman" w:hAnsi="Times New Roman" w:cs="Times New Roman"/>
                <w:color w:val="000000" w:themeColor="text1"/>
                <w:sz w:val="22"/>
                <w:szCs w:val="22"/>
              </w:rPr>
            </w:pPr>
            <w:r w:rsidRPr="00724FB0">
              <w:rPr>
                <w:rFonts w:ascii="Times New Roman" w:hAnsi="Times New Roman" w:cs="Times New Roman"/>
                <w:color w:val="000000" w:themeColor="text1"/>
              </w:rPr>
              <w:t xml:space="preserve">Answer </w:t>
            </w:r>
            <w:r w:rsidRPr="00724FB0">
              <w:rPr>
                <w:rFonts w:ascii="Times New Roman" w:hAnsi="Times New Roman" w:cs="Times New Roman"/>
                <w:b/>
                <w:color w:val="000000" w:themeColor="text1"/>
              </w:rPr>
              <w:t>all</w:t>
            </w:r>
            <w:r w:rsidRPr="00724FB0">
              <w:rPr>
                <w:rFonts w:ascii="Times New Roman" w:hAnsi="Times New Roman" w:cs="Times New Roman"/>
                <w:color w:val="000000" w:themeColor="text1"/>
              </w:rPr>
              <w:t xml:space="preserve"> questions in pencil on the answer sheet provided for multiple choice questions.</w:t>
            </w:r>
          </w:p>
          <w:p w14:paraId="01194709" w14:textId="69456084" w:rsidR="006747BD" w:rsidRPr="006227EC" w:rsidRDefault="006747BD" w:rsidP="006747BD">
            <w:pPr>
              <w:autoSpaceDE w:val="0"/>
              <w:autoSpaceDN w:val="0"/>
              <w:adjustRightInd w:val="0"/>
              <w:rPr>
                <w:rFonts w:ascii="Times New Roman" w:hAnsi="Times New Roman" w:cs="Times New Roman"/>
                <w:color w:val="000000" w:themeColor="text1"/>
                <w:sz w:val="22"/>
                <w:szCs w:val="22"/>
              </w:rPr>
            </w:pPr>
            <w:r w:rsidRPr="00724FB0">
              <w:rPr>
                <w:rFonts w:ascii="Times New Roman" w:hAnsi="Times New Roman" w:cs="Times New Roman"/>
                <w:color w:val="000000" w:themeColor="text1"/>
              </w:rPr>
              <w:t xml:space="preserve">Choose the response that is </w:t>
            </w:r>
            <w:r w:rsidRPr="00724FB0">
              <w:rPr>
                <w:rFonts w:ascii="Times New Roman" w:hAnsi="Times New Roman" w:cs="Times New Roman"/>
                <w:b/>
                <w:color w:val="000000" w:themeColor="text1"/>
              </w:rPr>
              <w:t>correct</w:t>
            </w:r>
            <w:r w:rsidRPr="00724FB0">
              <w:rPr>
                <w:rFonts w:ascii="Times New Roman" w:hAnsi="Times New Roman" w:cs="Times New Roman"/>
                <w:color w:val="000000" w:themeColor="text1"/>
              </w:rPr>
              <w:t xml:space="preserve"> or that </w:t>
            </w:r>
            <w:r w:rsidRPr="00724FB0">
              <w:rPr>
                <w:rFonts w:ascii="Times New Roman" w:hAnsi="Times New Roman" w:cs="Times New Roman"/>
                <w:b/>
                <w:color w:val="000000" w:themeColor="text1"/>
              </w:rPr>
              <w:t>best answers</w:t>
            </w:r>
            <w:r w:rsidRPr="00724FB0">
              <w:rPr>
                <w:rFonts w:ascii="Times New Roman" w:hAnsi="Times New Roman" w:cs="Times New Roman"/>
                <w:color w:val="000000" w:themeColor="text1"/>
              </w:rPr>
              <w:t xml:space="preserve"> the question.</w:t>
            </w:r>
          </w:p>
          <w:p w14:paraId="41C6CB75" w14:textId="77777777" w:rsidR="006747BD" w:rsidRPr="006227EC" w:rsidRDefault="006747BD" w:rsidP="006747BD">
            <w:pPr>
              <w:autoSpaceDE w:val="0"/>
              <w:autoSpaceDN w:val="0"/>
              <w:adjustRightInd w:val="0"/>
              <w:rPr>
                <w:rFonts w:ascii="Times New Roman" w:hAnsi="Times New Roman" w:cs="Times New Roman"/>
                <w:color w:val="000000" w:themeColor="text1"/>
                <w:sz w:val="22"/>
                <w:szCs w:val="22"/>
              </w:rPr>
            </w:pPr>
            <w:r w:rsidRPr="00724FB0">
              <w:rPr>
                <w:rFonts w:ascii="Times New Roman" w:hAnsi="Times New Roman" w:cs="Times New Roman"/>
                <w:color w:val="000000" w:themeColor="text1"/>
              </w:rPr>
              <w:t>A correct answer scores 1, an incorrect answer scores 0.</w:t>
            </w:r>
          </w:p>
          <w:p w14:paraId="02782146" w14:textId="77777777" w:rsidR="006747BD" w:rsidRPr="006227EC" w:rsidRDefault="006747BD" w:rsidP="006747BD">
            <w:pPr>
              <w:autoSpaceDE w:val="0"/>
              <w:autoSpaceDN w:val="0"/>
              <w:adjustRightInd w:val="0"/>
              <w:rPr>
                <w:rFonts w:ascii="Times New Roman" w:hAnsi="Times New Roman" w:cs="Times New Roman"/>
                <w:color w:val="000000" w:themeColor="text1"/>
                <w:sz w:val="22"/>
                <w:szCs w:val="22"/>
              </w:rPr>
            </w:pPr>
            <w:r w:rsidRPr="00724FB0">
              <w:rPr>
                <w:rFonts w:ascii="Times New Roman" w:hAnsi="Times New Roman" w:cs="Times New Roman"/>
                <w:color w:val="000000" w:themeColor="text1"/>
              </w:rPr>
              <w:t xml:space="preserve">Marks will </w:t>
            </w:r>
            <w:r w:rsidRPr="00724FB0">
              <w:rPr>
                <w:rFonts w:ascii="Times New Roman" w:hAnsi="Times New Roman" w:cs="Times New Roman"/>
                <w:b/>
                <w:color w:val="000000" w:themeColor="text1"/>
              </w:rPr>
              <w:t>not</w:t>
            </w:r>
            <w:r w:rsidRPr="00724FB0">
              <w:rPr>
                <w:rFonts w:ascii="Times New Roman" w:hAnsi="Times New Roman" w:cs="Times New Roman"/>
                <w:color w:val="000000" w:themeColor="text1"/>
              </w:rPr>
              <w:t xml:space="preserve"> be deducted for incorrect answers.</w:t>
            </w:r>
          </w:p>
          <w:p w14:paraId="55A12A3C" w14:textId="3F2121C5" w:rsidR="006747BD" w:rsidRPr="006227EC" w:rsidRDefault="006747BD" w:rsidP="006747BD">
            <w:pPr>
              <w:autoSpaceDE w:val="0"/>
              <w:autoSpaceDN w:val="0"/>
              <w:adjustRightInd w:val="0"/>
              <w:rPr>
                <w:rFonts w:ascii="Times New Roman" w:hAnsi="Times New Roman" w:cs="Times New Roman"/>
                <w:color w:val="000000" w:themeColor="text1"/>
                <w:sz w:val="22"/>
                <w:szCs w:val="22"/>
              </w:rPr>
            </w:pPr>
            <w:r w:rsidRPr="00724FB0">
              <w:rPr>
                <w:rFonts w:ascii="Times New Roman" w:hAnsi="Times New Roman" w:cs="Times New Roman"/>
                <w:color w:val="000000" w:themeColor="text1"/>
              </w:rPr>
              <w:t>No marks will be given if more than one answer is completed for any question.</w:t>
            </w:r>
          </w:p>
        </w:tc>
      </w:tr>
    </w:tbl>
    <w:p w14:paraId="063F7F7F" w14:textId="505CFB5D" w:rsidR="006747BD" w:rsidRPr="009C6B08" w:rsidRDefault="006747BD" w:rsidP="006747BD">
      <w:pPr>
        <w:autoSpaceDE w:val="0"/>
        <w:autoSpaceDN w:val="0"/>
        <w:adjustRightInd w:val="0"/>
        <w:spacing w:after="0" w:line="240" w:lineRule="auto"/>
        <w:rPr>
          <w:rFonts w:ascii="Times New Roman" w:eastAsia="MS Mincho" w:hAnsi="Times New Roman" w:cs="Times New Roman"/>
          <w:b/>
          <w:bCs/>
          <w:color w:val="000000" w:themeColor="text1"/>
        </w:rPr>
      </w:pPr>
    </w:p>
    <w:p w14:paraId="796B6B78" w14:textId="77777777" w:rsidR="00054411" w:rsidRPr="00054411" w:rsidRDefault="00054411" w:rsidP="00536E22">
      <w:pPr>
        <w:autoSpaceDE w:val="0"/>
        <w:autoSpaceDN w:val="0"/>
        <w:adjustRightInd w:val="0"/>
        <w:spacing w:after="0" w:line="240" w:lineRule="auto"/>
        <w:rPr>
          <w:rFonts w:ascii="Times New Roman" w:eastAsia="MS Mincho" w:hAnsi="Times New Roman" w:cs="Times New Roman"/>
          <w:b/>
          <w:bCs/>
        </w:rPr>
      </w:pPr>
      <w:r w:rsidRPr="00054411">
        <w:rPr>
          <w:rFonts w:ascii="Times New Roman" w:eastAsia="MS Mincho" w:hAnsi="Times New Roman" w:cs="Times New Roman"/>
          <w:b/>
          <w:bCs/>
        </w:rPr>
        <w:t>Question 1</w:t>
      </w:r>
    </w:p>
    <w:p w14:paraId="49E31D59" w14:textId="55245E46" w:rsidR="00054411" w:rsidRPr="00054411" w:rsidRDefault="00054411" w:rsidP="00536E22">
      <w:pPr>
        <w:autoSpaceDE w:val="0"/>
        <w:autoSpaceDN w:val="0"/>
        <w:adjustRightInd w:val="0"/>
        <w:spacing w:after="0" w:line="240" w:lineRule="auto"/>
        <w:rPr>
          <w:rFonts w:ascii="Times New Roman" w:eastAsia="MS Mincho" w:hAnsi="Times New Roman" w:cs="Times New Roman"/>
          <w:bCs/>
        </w:rPr>
      </w:pPr>
      <w:r w:rsidRPr="00054411">
        <w:rPr>
          <w:rFonts w:ascii="Times New Roman" w:hAnsi="Times New Roman" w:cs="Times New Roman"/>
          <w:bCs/>
          <w:shd w:val="clear" w:color="auto" w:fill="FFFFFF"/>
        </w:rPr>
        <w:t>Which stat</w:t>
      </w:r>
      <w:r w:rsidR="00707EC3">
        <w:rPr>
          <w:rFonts w:ascii="Times New Roman" w:hAnsi="Times New Roman" w:cs="Times New Roman"/>
          <w:bCs/>
          <w:shd w:val="clear" w:color="auto" w:fill="FFFFFF"/>
        </w:rPr>
        <w:t>ement is correct as the temperature</w:t>
      </w:r>
      <w:r w:rsidRPr="00054411">
        <w:rPr>
          <w:rFonts w:ascii="Times New Roman" w:hAnsi="Times New Roman" w:cs="Times New Roman"/>
          <w:bCs/>
          <w:shd w:val="clear" w:color="auto" w:fill="FFFFFF"/>
        </w:rPr>
        <w:t xml:space="preserve"> for a sample of a gas, </w:t>
      </w:r>
      <w:r w:rsidR="00707EC3">
        <w:rPr>
          <w:rFonts w:ascii="Times New Roman" w:hAnsi="Times New Roman" w:cs="Times New Roman"/>
          <w:bCs/>
          <w:shd w:val="clear" w:color="auto" w:fill="FFFFFF"/>
        </w:rPr>
        <w:t>X,</w:t>
      </w:r>
      <w:del w:id="13" w:author="DIPLARIS, Martha" w:date="2020-05-25T09:16:00Z">
        <w:r w:rsidR="00707EC3" w:rsidDel="0051088D">
          <w:rPr>
            <w:rFonts w:ascii="Times New Roman" w:hAnsi="Times New Roman" w:cs="Times New Roman"/>
            <w:bCs/>
            <w:shd w:val="clear" w:color="auto" w:fill="FFFFFF"/>
          </w:rPr>
          <w:delText xml:space="preserve"> </w:delText>
        </w:r>
      </w:del>
      <w:r w:rsidR="00707EC3">
        <w:rPr>
          <w:rFonts w:ascii="Times New Roman" w:hAnsi="Times New Roman" w:cs="Times New Roman"/>
          <w:bCs/>
          <w:shd w:val="clear" w:color="auto" w:fill="FFFFFF"/>
        </w:rPr>
        <w:t xml:space="preserve"> increases</w:t>
      </w:r>
      <w:r w:rsidRPr="00054411">
        <w:rPr>
          <w:rFonts w:ascii="Times New Roman" w:hAnsi="Times New Roman" w:cs="Times New Roman"/>
          <w:bCs/>
          <w:shd w:val="clear" w:color="auto" w:fill="FFFFFF"/>
        </w:rPr>
        <w:t>?</w:t>
      </w:r>
    </w:p>
    <w:p w14:paraId="239B7AB5" w14:textId="77777777" w:rsidR="00054411" w:rsidRDefault="00054411" w:rsidP="00536E22">
      <w:pPr>
        <w:autoSpaceDE w:val="0"/>
        <w:autoSpaceDN w:val="0"/>
        <w:adjustRightInd w:val="0"/>
        <w:spacing w:after="0" w:line="240" w:lineRule="auto"/>
        <w:rPr>
          <w:rFonts w:ascii="Times New Roman" w:eastAsia="MS Mincho" w:hAnsi="Times New Roman" w:cs="Times New Roman"/>
          <w:b/>
          <w:bCs/>
          <w:color w:val="FF0000"/>
        </w:rPr>
      </w:pPr>
    </w:p>
    <w:p w14:paraId="7B12AB2C" w14:textId="6FD4A9B6" w:rsidR="00054411" w:rsidRDefault="00175B10" w:rsidP="00054411">
      <w:pPr>
        <w:autoSpaceDE w:val="0"/>
        <w:autoSpaceDN w:val="0"/>
        <w:adjustRightInd w:val="0"/>
        <w:spacing w:after="0" w:line="240" w:lineRule="auto"/>
        <w:jc w:val="center"/>
        <w:rPr>
          <w:rFonts w:ascii="Times New Roman" w:eastAsia="MS Mincho" w:hAnsi="Times New Roman" w:cs="Times New Roman"/>
          <w:b/>
          <w:bCs/>
          <w:color w:val="FF0000"/>
        </w:rPr>
      </w:pPr>
      <w:ins w:id="14" w:author="DIPLARIS, Martha" w:date="2020-05-25T09:17:00Z">
        <w:r>
          <w:rPr>
            <w:noProof/>
            <w:lang w:eastAsia="en-AU"/>
          </w:rPr>
          <mc:AlternateContent>
            <mc:Choice Requires="wps">
              <w:drawing>
                <wp:anchor distT="0" distB="0" distL="114300" distR="114300" simplePos="0" relativeHeight="251696128" behindDoc="0" locked="0" layoutInCell="1" allowOverlap="1" wp14:anchorId="2F6638D3" wp14:editId="5405DA90">
                  <wp:simplePos x="0" y="0"/>
                  <wp:positionH relativeFrom="column">
                    <wp:posOffset>3847465</wp:posOffset>
                  </wp:positionH>
                  <wp:positionV relativeFrom="paragraph">
                    <wp:posOffset>1403789</wp:posOffset>
                  </wp:positionV>
                  <wp:extent cx="583809" cy="309489"/>
                  <wp:effectExtent l="0" t="0" r="6985" b="0"/>
                  <wp:wrapNone/>
                  <wp:docPr id="27" name="Text Box 27"/>
                  <wp:cNvGraphicFramePr/>
                  <a:graphic xmlns:a="http://schemas.openxmlformats.org/drawingml/2006/main">
                    <a:graphicData uri="http://schemas.microsoft.com/office/word/2010/wordprocessingShape">
                      <wps:wsp>
                        <wps:cNvSpPr txBox="1"/>
                        <wps:spPr>
                          <a:xfrm>
                            <a:off x="0" y="0"/>
                            <a:ext cx="583809" cy="309489"/>
                          </a:xfrm>
                          <a:prstGeom prst="rect">
                            <a:avLst/>
                          </a:prstGeom>
                          <a:solidFill>
                            <a:schemeClr val="lt1"/>
                          </a:solidFill>
                          <a:ln w="6350">
                            <a:noFill/>
                          </a:ln>
                        </wps:spPr>
                        <wps:txbx>
                          <w:txbxContent>
                            <w:p w14:paraId="6BAF766F" w14:textId="6C66E5F8" w:rsidR="005B43FD" w:rsidRDefault="005B43FD">
                              <w:ins w:id="15" w:author="DIPLARIS, Martha" w:date="2020-05-25T09:17:00Z">
                                <w:r>
                                  <w:t>Energy</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F6638D3" id="_x0000_t202" coordsize="21600,21600" o:spt="202" path="m,l,21600r21600,l21600,xe">
                  <v:stroke joinstyle="miter"/>
                  <v:path gradientshapeok="t" o:connecttype="rect"/>
                </v:shapetype>
                <v:shape id="Text Box 27" o:spid="_x0000_s1026" type="#_x0000_t202" style="position:absolute;left:0;text-align:left;margin-left:302.95pt;margin-top:110.55pt;width:45.95pt;height:24.3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" fillcolor="white [3201]" stroked="f" strokeweight=".5pt">
                  <v:textbox>
                    <w:txbxContent>
                      <w:p w14:paraId="6BAF766F" w14:textId="6C66E5F8" w:rsidR="005B43FD" w:rsidRDefault="005B43FD">
                        <w:ins w:id="16" w:author="DIPLARIS, Martha" w:date="2020-05-25T09:17:00Z">
                          <w:r>
                            <w:t>Energy</w:t>
                          </w:r>
                        </w:ins>
                      </w:p>
                    </w:txbxContent>
                  </v:textbox>
                </v:shape>
              </w:pict>
            </mc:Fallback>
          </mc:AlternateContent>
        </w:r>
      </w:ins>
      <w:ins w:id="16" w:author="DIPLARIS, Martha" w:date="2020-05-25T09:16:00Z">
        <w:r>
          <w:rPr>
            <w:noProof/>
            <w:lang w:eastAsia="en-AU"/>
          </w:rPr>
          <mc:AlternateContent>
            <mc:Choice Requires="wps">
              <w:drawing>
                <wp:anchor distT="0" distB="0" distL="114300" distR="114300" simplePos="0" relativeHeight="251695104" behindDoc="0" locked="0" layoutInCell="1" allowOverlap="1" wp14:anchorId="249A18ED" wp14:editId="2A18F01D">
                  <wp:simplePos x="0" y="0"/>
                  <wp:positionH relativeFrom="column">
                    <wp:posOffset>3298874</wp:posOffset>
                  </wp:positionH>
                  <wp:positionV relativeFrom="paragraph">
                    <wp:posOffset>1389820</wp:posOffset>
                  </wp:positionV>
                  <wp:extent cx="337624" cy="358726"/>
                  <wp:effectExtent l="0" t="0" r="5715" b="3810"/>
                  <wp:wrapNone/>
                  <wp:docPr id="13" name="Text Box 13"/>
                  <wp:cNvGraphicFramePr/>
                  <a:graphic xmlns:a="http://schemas.openxmlformats.org/drawingml/2006/main">
                    <a:graphicData uri="http://schemas.microsoft.com/office/word/2010/wordprocessingShape">
                      <wps:wsp>
                        <wps:cNvSpPr txBox="1"/>
                        <wps:spPr>
                          <a:xfrm>
                            <a:off x="0" y="0"/>
                            <a:ext cx="337624" cy="358726"/>
                          </a:xfrm>
                          <a:prstGeom prst="rect">
                            <a:avLst/>
                          </a:prstGeom>
                          <a:solidFill>
                            <a:schemeClr val="lt1"/>
                          </a:solidFill>
                          <a:ln w="6350">
                            <a:noFill/>
                          </a:ln>
                        </wps:spPr>
                        <wps:txbx>
                          <w:txbxContent>
                            <w:p w14:paraId="09D93FA6" w14:textId="159B1B5B" w:rsidR="005B43FD" w:rsidRDefault="005B43FD">
                              <w:ins w:id="17" w:author="DIPLARIS, Martha" w:date="2020-05-25T09:16:00Z">
                                <w:r>
                                  <w:t>E</w:t>
                                </w:r>
                                <w:r w:rsidRPr="00175B10">
                                  <w:rPr>
                                    <w:vertAlign w:val="subscript"/>
                                    <w:rPrChange w:id="18" w:author="DIPLARIS, Martha" w:date="2020-05-25T09:17:00Z">
                                      <w:rPr/>
                                    </w:rPrChange>
                                  </w:rPr>
                                  <w:t>a</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A18ED" id="Text Box 13" o:spid="_x0000_s1027" type="#_x0000_t202" style="position:absolute;left:0;text-align:left;margin-left:259.75pt;margin-top:109.45pt;width:26.6pt;height:28.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" fillcolor="white [3201]" stroked="f" strokeweight=".5pt">
                  <v:textbox>
                    <w:txbxContent>
                      <w:p w14:paraId="09D93FA6" w14:textId="159B1B5B" w:rsidR="005B43FD" w:rsidRDefault="005B43FD">
                        <w:ins w:id="20" w:author="DIPLARIS, Martha" w:date="2020-05-25T09:16:00Z">
                          <w:r>
                            <w:t>E</w:t>
                          </w:r>
                          <w:r w:rsidRPr="00175B10">
                            <w:rPr>
                              <w:vertAlign w:val="subscript"/>
                              <w:rPrChange w:id="21" w:author="DIPLARIS, Martha" w:date="2020-05-25T09:17:00Z">
                                <w:rPr/>
                              </w:rPrChange>
                            </w:rPr>
                            <w:t>a</w:t>
                          </w:r>
                        </w:ins>
                      </w:p>
                    </w:txbxContent>
                  </v:textbox>
                </v:shape>
              </w:pict>
            </mc:Fallback>
          </mc:AlternateContent>
        </w:r>
        <w:r w:rsidR="0051088D">
          <w:rPr>
            <w:noProof/>
            <w:lang w:eastAsia="en-AU"/>
          </w:rPr>
          <mc:AlternateContent>
            <mc:Choice Requires="wps">
              <w:drawing>
                <wp:anchor distT="0" distB="0" distL="114300" distR="114300" simplePos="0" relativeHeight="251694080" behindDoc="0" locked="0" layoutInCell="1" allowOverlap="1" wp14:anchorId="6F23A3A4" wp14:editId="6E6B6B3D">
                  <wp:simplePos x="0" y="0"/>
                  <wp:positionH relativeFrom="column">
                    <wp:posOffset>1076178</wp:posOffset>
                  </wp:positionH>
                  <wp:positionV relativeFrom="paragraph">
                    <wp:posOffset>137796</wp:posOffset>
                  </wp:positionV>
                  <wp:extent cx="808649" cy="471268"/>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808649" cy="471268"/>
                          </a:xfrm>
                          <a:prstGeom prst="rect">
                            <a:avLst/>
                          </a:prstGeom>
                          <a:solidFill>
                            <a:schemeClr val="lt1"/>
                          </a:solidFill>
                          <a:ln w="6350">
                            <a:noFill/>
                          </a:ln>
                        </wps:spPr>
                        <wps:txbx>
                          <w:txbxContent>
                            <w:p w14:paraId="170DF1E2" w14:textId="30922050" w:rsidR="005B43FD" w:rsidRDefault="005B43FD">
                              <w:ins w:id="19" w:author="DIPLARIS, Martha" w:date="2020-05-25T09:16:00Z">
                                <w:r>
                                  <w:t>Number of molecules</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3A3A4" id="Text Box 4" o:spid="_x0000_s1028" type="#_x0000_t202" style="position:absolute;left:0;text-align:left;margin-left:84.75pt;margin-top:10.85pt;width:63.65pt;height:37.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" fillcolor="white [3201]" stroked="f" strokeweight=".5pt">
                  <v:textbox>
                    <w:txbxContent>
                      <w:p w14:paraId="170DF1E2" w14:textId="30922050" w:rsidR="005B43FD" w:rsidRDefault="005B43FD">
                        <w:ins w:id="23" w:author="DIPLARIS, Martha" w:date="2020-05-25T09:16:00Z">
                          <w:r>
                            <w:t>Number of molecules</w:t>
                          </w:r>
                        </w:ins>
                      </w:p>
                    </w:txbxContent>
                  </v:textbox>
                </v:shape>
              </w:pict>
            </mc:Fallback>
          </mc:AlternateContent>
        </w:r>
      </w:ins>
      <w:r w:rsidR="002457F0">
        <w:rPr>
          <w:noProof/>
          <w:lang w:eastAsia="en-AU"/>
        </w:rPr>
        <w:drawing>
          <wp:inline distT="0" distB="0" distL="0" distR="0" wp14:anchorId="213C1175" wp14:editId="18766E87">
            <wp:extent cx="3264877" cy="1605420"/>
            <wp:effectExtent l="0" t="0" r="0" b="0"/>
            <wp:docPr id="26" name="Picture 26" descr="IB Chemistry syllabus and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B Chemistry syllabus and not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2749" cy="1628960"/>
                    </a:xfrm>
                    <a:prstGeom prst="rect">
                      <a:avLst/>
                    </a:prstGeom>
                    <a:noFill/>
                    <a:ln>
                      <a:noFill/>
                    </a:ln>
                  </pic:spPr>
                </pic:pic>
              </a:graphicData>
            </a:graphic>
          </wp:inline>
        </w:drawing>
      </w:r>
    </w:p>
    <w:p w14:paraId="59CDCA48" w14:textId="72924101" w:rsidR="00054411" w:rsidRPr="00054411" w:rsidRDefault="00054411" w:rsidP="00054411">
      <w:pPr>
        <w:autoSpaceDE w:val="0"/>
        <w:autoSpaceDN w:val="0"/>
        <w:adjustRightInd w:val="0"/>
        <w:spacing w:after="0" w:line="240" w:lineRule="auto"/>
        <w:jc w:val="center"/>
        <w:rPr>
          <w:rFonts w:ascii="Times New Roman" w:eastAsia="MS Mincho" w:hAnsi="Times New Roman" w:cs="Times New Roman"/>
          <w:bCs/>
        </w:rPr>
      </w:pPr>
    </w:p>
    <w:p w14:paraId="6641C28E" w14:textId="312BAB21" w:rsidR="00054411" w:rsidRPr="00054411" w:rsidRDefault="00054411" w:rsidP="00054411">
      <w:pPr>
        <w:autoSpaceDE w:val="0"/>
        <w:autoSpaceDN w:val="0"/>
        <w:adjustRightInd w:val="0"/>
        <w:spacing w:after="0" w:line="240" w:lineRule="auto"/>
        <w:ind w:left="567" w:hanging="425"/>
        <w:rPr>
          <w:rFonts w:ascii="Times New Roman" w:eastAsia="MS Mincho" w:hAnsi="Times New Roman" w:cs="Times New Roman"/>
          <w:bCs/>
        </w:rPr>
      </w:pPr>
      <w:r w:rsidRPr="00054411">
        <w:rPr>
          <w:rFonts w:ascii="Times New Roman" w:eastAsia="MS Mincho" w:hAnsi="Times New Roman" w:cs="Times New Roman"/>
          <w:bCs/>
        </w:rPr>
        <w:t xml:space="preserve">A.     </w:t>
      </w:r>
      <w:r w:rsidRPr="00054411">
        <w:rPr>
          <w:rFonts w:ascii="Times New Roman" w:hAnsi="Times New Roman" w:cs="Times New Roman"/>
          <w:shd w:val="clear" w:color="auto" w:fill="FFFFFF"/>
        </w:rPr>
        <w:t>The area under the curve to the left of Ea decreases.</w:t>
      </w:r>
    </w:p>
    <w:p w14:paraId="196BBCA6" w14:textId="589F163E" w:rsidR="00054411" w:rsidRPr="00054411" w:rsidRDefault="00054411" w:rsidP="00054411">
      <w:pPr>
        <w:autoSpaceDE w:val="0"/>
        <w:autoSpaceDN w:val="0"/>
        <w:adjustRightInd w:val="0"/>
        <w:spacing w:after="0" w:line="240" w:lineRule="auto"/>
        <w:ind w:left="567" w:hanging="425"/>
        <w:rPr>
          <w:rFonts w:ascii="Times New Roman" w:eastAsia="MS Mincho" w:hAnsi="Times New Roman" w:cs="Times New Roman"/>
          <w:bCs/>
        </w:rPr>
      </w:pPr>
      <w:r w:rsidRPr="00054411">
        <w:rPr>
          <w:rFonts w:ascii="Times New Roman" w:eastAsia="MS Mincho" w:hAnsi="Times New Roman" w:cs="Times New Roman"/>
          <w:bCs/>
        </w:rPr>
        <w:t xml:space="preserve">B.    </w:t>
      </w:r>
      <w:r>
        <w:rPr>
          <w:rFonts w:ascii="Times New Roman" w:eastAsia="MS Mincho" w:hAnsi="Times New Roman" w:cs="Times New Roman"/>
          <w:bCs/>
        </w:rPr>
        <w:t xml:space="preserve"> </w:t>
      </w:r>
      <w:r w:rsidRPr="00054411">
        <w:rPr>
          <w:rFonts w:ascii="Times New Roman" w:eastAsia="MS Mincho" w:hAnsi="Times New Roman" w:cs="Times New Roman"/>
          <w:bCs/>
        </w:rPr>
        <w:t>T</w:t>
      </w:r>
      <w:r w:rsidRPr="00054411">
        <w:rPr>
          <w:rFonts w:ascii="Times New Roman" w:hAnsi="Times New Roman" w:cs="Times New Roman"/>
          <w:shd w:val="clear" w:color="auto" w:fill="FFFFFF"/>
        </w:rPr>
        <w:t>he total area under the curve increases.</w:t>
      </w:r>
    </w:p>
    <w:p w14:paraId="672CE56D" w14:textId="7BA25FB1" w:rsidR="00054411" w:rsidRPr="00054411" w:rsidRDefault="00054411" w:rsidP="00054411">
      <w:pPr>
        <w:autoSpaceDE w:val="0"/>
        <w:autoSpaceDN w:val="0"/>
        <w:adjustRightInd w:val="0"/>
        <w:spacing w:after="0" w:line="240" w:lineRule="auto"/>
        <w:ind w:left="567" w:hanging="425"/>
        <w:rPr>
          <w:rFonts w:ascii="Times New Roman" w:eastAsia="MS Mincho" w:hAnsi="Times New Roman" w:cs="Times New Roman"/>
          <w:bCs/>
        </w:rPr>
      </w:pPr>
      <w:r w:rsidRPr="00054411">
        <w:rPr>
          <w:rFonts w:ascii="Times New Roman" w:eastAsia="MS Mincho" w:hAnsi="Times New Roman" w:cs="Times New Roman"/>
          <w:bCs/>
        </w:rPr>
        <w:t xml:space="preserve">C.     </w:t>
      </w:r>
      <w:r w:rsidRPr="00054411">
        <w:rPr>
          <w:rFonts w:ascii="Times New Roman" w:hAnsi="Times New Roman" w:cs="Times New Roman"/>
          <w:shd w:val="clear" w:color="auto" w:fill="FFFFFF"/>
        </w:rPr>
        <w:t>The activation energy decreases.</w:t>
      </w:r>
    </w:p>
    <w:p w14:paraId="66DFD2CE" w14:textId="7CC734D4" w:rsidR="00E80EB8" w:rsidRPr="009C6EF8" w:rsidRDefault="00054411" w:rsidP="009C6EF8">
      <w:pPr>
        <w:autoSpaceDE w:val="0"/>
        <w:autoSpaceDN w:val="0"/>
        <w:adjustRightInd w:val="0"/>
        <w:spacing w:after="0" w:line="240" w:lineRule="auto"/>
        <w:ind w:left="567" w:hanging="425"/>
        <w:rPr>
          <w:rFonts w:ascii="Times New Roman" w:eastAsia="MS Mincho" w:hAnsi="Times New Roman" w:cs="Times New Roman"/>
          <w:bCs/>
        </w:rPr>
      </w:pPr>
      <w:r w:rsidRPr="00054411">
        <w:rPr>
          <w:rFonts w:ascii="Times New Roman" w:eastAsia="MS Mincho" w:hAnsi="Times New Roman" w:cs="Times New Roman"/>
          <w:bCs/>
        </w:rPr>
        <w:t>D.</w:t>
      </w:r>
      <w:r>
        <w:rPr>
          <w:rFonts w:ascii="Times New Roman" w:eastAsia="MS Mincho" w:hAnsi="Times New Roman" w:cs="Times New Roman"/>
          <w:bCs/>
        </w:rPr>
        <w:t xml:space="preserve">     </w:t>
      </w:r>
      <w:r w:rsidRPr="00054411">
        <w:rPr>
          <w:rFonts w:ascii="Times New Roman" w:hAnsi="Times New Roman" w:cs="Times New Roman"/>
          <w:shd w:val="clear" w:color="auto" w:fill="FFFFFF"/>
        </w:rPr>
        <w:t>More molecules have the mean energy.</w:t>
      </w:r>
    </w:p>
    <w:p w14:paraId="3DFDE1EB" w14:textId="72C35BDB" w:rsidR="00E80EB8" w:rsidRDefault="00E80EB8" w:rsidP="00536E22">
      <w:pPr>
        <w:autoSpaceDE w:val="0"/>
        <w:autoSpaceDN w:val="0"/>
        <w:adjustRightInd w:val="0"/>
        <w:spacing w:after="0" w:line="240" w:lineRule="auto"/>
        <w:rPr>
          <w:rFonts w:ascii="Times New Roman" w:eastAsia="MS Mincho" w:hAnsi="Times New Roman" w:cs="Times New Roman"/>
          <w:b/>
          <w:bCs/>
          <w:color w:val="FF0000"/>
        </w:rPr>
      </w:pPr>
    </w:p>
    <w:p w14:paraId="4228FF93" w14:textId="77777777" w:rsidR="006E3BC1" w:rsidRPr="0020674A" w:rsidRDefault="006E3BC1" w:rsidP="006E3BC1">
      <w:pPr>
        <w:autoSpaceDE w:val="0"/>
        <w:autoSpaceDN w:val="0"/>
        <w:adjustRightInd w:val="0"/>
        <w:spacing w:after="0" w:line="240" w:lineRule="auto"/>
        <w:rPr>
          <w:ins w:id="20" w:author="DIPLARIS, Martha" w:date="2020-06-04T12:30:00Z"/>
          <w:rFonts w:ascii="Times New Roman" w:eastAsia="MS Mincho" w:hAnsi="Times New Roman" w:cs="Times New Roman"/>
          <w:bCs/>
          <w:color w:val="C00000"/>
        </w:rPr>
      </w:pPr>
      <w:ins w:id="21" w:author="DIPLARIS, Martha" w:date="2020-06-04T12:30:00Z">
        <w:r w:rsidRPr="0020674A">
          <w:rPr>
            <w:rFonts w:ascii="Times New Roman" w:eastAsia="MS Mincho" w:hAnsi="Times New Roman" w:cs="Times New Roman"/>
            <w:bCs/>
            <w:color w:val="C00000"/>
          </w:rPr>
          <w:t xml:space="preserve">Answer: </w:t>
        </w:r>
        <w:r>
          <w:rPr>
            <w:rFonts w:ascii="Times New Roman" w:eastAsia="MS Mincho" w:hAnsi="Times New Roman" w:cs="Times New Roman"/>
            <w:bCs/>
            <w:color w:val="C00000"/>
          </w:rPr>
          <w:t xml:space="preserve"> A</w:t>
        </w:r>
      </w:ins>
    </w:p>
    <w:p w14:paraId="39E18A63" w14:textId="77777777" w:rsidR="006E3BC1" w:rsidRPr="0020674A" w:rsidRDefault="006E3BC1" w:rsidP="006E3BC1">
      <w:pPr>
        <w:autoSpaceDE w:val="0"/>
        <w:autoSpaceDN w:val="0"/>
        <w:adjustRightInd w:val="0"/>
        <w:spacing w:after="0" w:line="240" w:lineRule="auto"/>
        <w:rPr>
          <w:ins w:id="22" w:author="DIPLARIS, Martha" w:date="2020-06-04T12:30:00Z"/>
          <w:rFonts w:ascii="Times New Roman" w:eastAsia="MS Mincho" w:hAnsi="Times New Roman" w:cs="Times New Roman"/>
          <w:bCs/>
          <w:color w:val="C00000"/>
        </w:rPr>
      </w:pPr>
    </w:p>
    <w:p w14:paraId="1C86C598" w14:textId="77777777" w:rsidR="006E3BC1" w:rsidRPr="0020674A" w:rsidRDefault="006E3BC1" w:rsidP="006E3BC1">
      <w:pPr>
        <w:autoSpaceDE w:val="0"/>
        <w:autoSpaceDN w:val="0"/>
        <w:adjustRightInd w:val="0"/>
        <w:spacing w:after="0" w:line="240" w:lineRule="auto"/>
        <w:rPr>
          <w:ins w:id="23" w:author="DIPLARIS, Martha" w:date="2020-06-04T12:30:00Z"/>
          <w:rFonts w:ascii="Times New Roman" w:eastAsia="MS Mincho" w:hAnsi="Times New Roman" w:cs="Times New Roman"/>
          <w:bCs/>
          <w:color w:val="C00000"/>
        </w:rPr>
      </w:pPr>
      <w:ins w:id="24" w:author="DIPLARIS, Martha" w:date="2020-06-04T12:30:00Z">
        <w:r w:rsidRPr="0020674A">
          <w:rPr>
            <w:rFonts w:ascii="Times New Roman" w:eastAsia="MS Mincho" w:hAnsi="Times New Roman" w:cs="Times New Roman"/>
            <w:bCs/>
            <w:color w:val="C00000"/>
          </w:rPr>
          <w:t xml:space="preserve">A.   </w:t>
        </w:r>
        <w:r w:rsidRPr="0020674A">
          <w:rPr>
            <w:rFonts w:ascii="Times New Roman" w:eastAsia="MS Mincho" w:hAnsi="Times New Roman" w:cs="Times New Roman"/>
            <w:b/>
            <w:bCs/>
            <w:color w:val="C00000"/>
          </w:rPr>
          <w:t>True:</w:t>
        </w:r>
        <w:r w:rsidRPr="0020674A">
          <w:rPr>
            <w:rFonts w:ascii="Times New Roman" w:eastAsia="MS Mincho" w:hAnsi="Times New Roman" w:cs="Times New Roman"/>
            <w:bCs/>
            <w:color w:val="C00000"/>
          </w:rPr>
          <w:t xml:space="preserve"> A temperature increase, causes the average kinetic energy of the particles to increase and shifts the graph to the right, so there are more particles with energies equal to or greater than the activation energy.</w:t>
        </w:r>
      </w:ins>
    </w:p>
    <w:p w14:paraId="79571296" w14:textId="77777777" w:rsidR="006E3BC1" w:rsidRPr="0020674A" w:rsidRDefault="006E3BC1" w:rsidP="006E3BC1">
      <w:pPr>
        <w:autoSpaceDE w:val="0"/>
        <w:autoSpaceDN w:val="0"/>
        <w:adjustRightInd w:val="0"/>
        <w:spacing w:after="0" w:line="240" w:lineRule="auto"/>
        <w:rPr>
          <w:ins w:id="25" w:author="DIPLARIS, Martha" w:date="2020-06-04T12:30:00Z"/>
          <w:rFonts w:ascii="Times New Roman" w:eastAsia="MS Mincho" w:hAnsi="Times New Roman" w:cs="Times New Roman"/>
          <w:bCs/>
          <w:color w:val="C00000"/>
        </w:rPr>
      </w:pPr>
      <w:ins w:id="26" w:author="DIPLARIS, Martha" w:date="2020-06-04T12:30:00Z">
        <w:r w:rsidRPr="0020674A">
          <w:rPr>
            <w:rFonts w:ascii="Times New Roman" w:eastAsia="MS Mincho" w:hAnsi="Times New Roman" w:cs="Times New Roman"/>
            <w:bCs/>
            <w:color w:val="C00000"/>
          </w:rPr>
          <w:t xml:space="preserve">B.    </w:t>
        </w:r>
        <w:r w:rsidRPr="0020674A">
          <w:rPr>
            <w:rFonts w:ascii="Times New Roman" w:eastAsia="MS Mincho" w:hAnsi="Times New Roman" w:cs="Times New Roman"/>
            <w:b/>
            <w:bCs/>
            <w:color w:val="C00000"/>
          </w:rPr>
          <w:t>False:</w:t>
        </w:r>
        <w:r w:rsidRPr="0020674A">
          <w:rPr>
            <w:rFonts w:ascii="Times New Roman" w:eastAsia="MS Mincho" w:hAnsi="Times New Roman" w:cs="Times New Roman"/>
            <w:bCs/>
            <w:color w:val="C00000"/>
          </w:rPr>
          <w:t xml:space="preserve"> The total area under the curve, which is equal to the total number of particles in a sample stays constant when the temperature is changed.</w:t>
        </w:r>
      </w:ins>
    </w:p>
    <w:p w14:paraId="1C70F171" w14:textId="77777777" w:rsidR="006E3BC1" w:rsidRPr="0020674A" w:rsidRDefault="006E3BC1" w:rsidP="006E3BC1">
      <w:pPr>
        <w:autoSpaceDE w:val="0"/>
        <w:autoSpaceDN w:val="0"/>
        <w:adjustRightInd w:val="0"/>
        <w:spacing w:after="0" w:line="240" w:lineRule="auto"/>
        <w:rPr>
          <w:ins w:id="27" w:author="DIPLARIS, Martha" w:date="2020-06-04T12:30:00Z"/>
          <w:rFonts w:ascii="Times New Roman" w:eastAsia="MS Mincho" w:hAnsi="Times New Roman" w:cs="Times New Roman"/>
          <w:bCs/>
          <w:color w:val="C00000"/>
        </w:rPr>
      </w:pPr>
      <w:ins w:id="28" w:author="DIPLARIS, Martha" w:date="2020-06-04T12:30:00Z">
        <w:r w:rsidRPr="0020674A">
          <w:rPr>
            <w:rFonts w:ascii="Times New Roman" w:eastAsia="MS Mincho" w:hAnsi="Times New Roman" w:cs="Times New Roman"/>
            <w:bCs/>
            <w:color w:val="C00000"/>
          </w:rPr>
          <w:t xml:space="preserve">C.    </w:t>
        </w:r>
        <w:r w:rsidRPr="0020674A">
          <w:rPr>
            <w:rFonts w:ascii="Times New Roman" w:eastAsia="MS Mincho" w:hAnsi="Times New Roman" w:cs="Times New Roman"/>
            <w:b/>
            <w:bCs/>
            <w:color w:val="C00000"/>
          </w:rPr>
          <w:t>False:</w:t>
        </w:r>
        <w:r w:rsidRPr="0020674A">
          <w:rPr>
            <w:rFonts w:ascii="Times New Roman" w:eastAsia="MS Mincho" w:hAnsi="Times New Roman" w:cs="Times New Roman"/>
            <w:bCs/>
            <w:color w:val="C00000"/>
          </w:rPr>
          <w:t xml:space="preserve"> The activation energy of a reaction does not change due to a change in temperature.</w:t>
        </w:r>
      </w:ins>
    </w:p>
    <w:p w14:paraId="33EB33B9" w14:textId="77777777" w:rsidR="006E3BC1" w:rsidRPr="0020674A" w:rsidRDefault="006E3BC1" w:rsidP="006E3BC1">
      <w:pPr>
        <w:autoSpaceDE w:val="0"/>
        <w:autoSpaceDN w:val="0"/>
        <w:adjustRightInd w:val="0"/>
        <w:spacing w:after="0" w:line="240" w:lineRule="auto"/>
        <w:rPr>
          <w:ins w:id="29" w:author="DIPLARIS, Martha" w:date="2020-06-04T12:30:00Z"/>
          <w:rFonts w:ascii="Times New Roman" w:eastAsia="MS Mincho" w:hAnsi="Times New Roman" w:cs="Times New Roman"/>
          <w:bCs/>
          <w:color w:val="C00000"/>
        </w:rPr>
      </w:pPr>
      <w:ins w:id="30" w:author="DIPLARIS, Martha" w:date="2020-06-04T12:30:00Z">
        <w:r w:rsidRPr="0020674A">
          <w:rPr>
            <w:rFonts w:ascii="Times New Roman" w:eastAsia="MS Mincho" w:hAnsi="Times New Roman" w:cs="Times New Roman"/>
            <w:bCs/>
            <w:color w:val="C00000"/>
          </w:rPr>
          <w:t xml:space="preserve">D.    </w:t>
        </w:r>
        <w:r w:rsidRPr="0020674A">
          <w:rPr>
            <w:rFonts w:ascii="Times New Roman" w:eastAsia="MS Mincho" w:hAnsi="Times New Roman" w:cs="Times New Roman"/>
            <w:b/>
            <w:bCs/>
            <w:color w:val="C00000"/>
          </w:rPr>
          <w:t>False:</w:t>
        </w:r>
        <w:r w:rsidRPr="0020674A">
          <w:rPr>
            <w:rFonts w:ascii="Times New Roman" w:eastAsia="MS Mincho" w:hAnsi="Times New Roman" w:cs="Times New Roman"/>
            <w:bCs/>
            <w:color w:val="C00000"/>
          </w:rPr>
          <w:t xml:space="preserve"> This statement is broad. We need to refer to the energy as the average kinetic energy  of the particles.</w:t>
        </w:r>
      </w:ins>
    </w:p>
    <w:p w14:paraId="4BA7D0CD" w14:textId="0C526E51" w:rsidR="00693EA6" w:rsidRDefault="00693EA6" w:rsidP="00536E22">
      <w:pPr>
        <w:autoSpaceDE w:val="0"/>
        <w:autoSpaceDN w:val="0"/>
        <w:adjustRightInd w:val="0"/>
        <w:spacing w:after="0" w:line="240" w:lineRule="auto"/>
        <w:rPr>
          <w:rFonts w:ascii="Times New Roman" w:eastAsia="MS Mincho" w:hAnsi="Times New Roman" w:cs="Times New Roman"/>
          <w:b/>
          <w:bCs/>
          <w:color w:val="FF0000"/>
        </w:rPr>
      </w:pPr>
    </w:p>
    <w:p w14:paraId="515EBDD7" w14:textId="2534B4E5" w:rsidR="00693EA6" w:rsidRDefault="00693EA6" w:rsidP="00536E22">
      <w:pPr>
        <w:autoSpaceDE w:val="0"/>
        <w:autoSpaceDN w:val="0"/>
        <w:adjustRightInd w:val="0"/>
        <w:spacing w:after="0" w:line="240" w:lineRule="auto"/>
        <w:rPr>
          <w:rFonts w:ascii="Times New Roman" w:eastAsia="MS Mincho" w:hAnsi="Times New Roman" w:cs="Times New Roman"/>
          <w:b/>
          <w:bCs/>
        </w:rPr>
      </w:pPr>
      <w:r w:rsidRPr="00693EA6">
        <w:rPr>
          <w:rFonts w:ascii="Times New Roman" w:eastAsia="MS Mincho" w:hAnsi="Times New Roman" w:cs="Times New Roman"/>
          <w:b/>
          <w:bCs/>
        </w:rPr>
        <w:t>Question 2</w:t>
      </w:r>
    </w:p>
    <w:p w14:paraId="424AFC38" w14:textId="77777777" w:rsidR="007B3E26" w:rsidRDefault="007B3E26" w:rsidP="007B3E26">
      <w:pPr>
        <w:autoSpaceDE w:val="0"/>
        <w:autoSpaceDN w:val="0"/>
        <w:adjustRightInd w:val="0"/>
        <w:spacing w:after="0" w:line="240" w:lineRule="auto"/>
        <w:ind w:left="601" w:hanging="601"/>
        <w:rPr>
          <w:rFonts w:ascii="Times New Roman" w:hAnsi="Times New Roman" w:cs="Times New Roman"/>
        </w:rPr>
      </w:pPr>
      <w:r w:rsidRPr="007B3E26">
        <w:rPr>
          <w:rFonts w:ascii="Times New Roman" w:hAnsi="Times New Roman" w:cs="Times New Roman"/>
        </w:rPr>
        <w:t xml:space="preserve">Reaction rates generally increase with an increase in temperature. Four suggested reasons are: </w:t>
      </w:r>
    </w:p>
    <w:p w14:paraId="141AE794" w14:textId="77777777" w:rsidR="007B3E26" w:rsidRDefault="007B3E26" w:rsidP="007B3E26">
      <w:pPr>
        <w:autoSpaceDE w:val="0"/>
        <w:autoSpaceDN w:val="0"/>
        <w:adjustRightInd w:val="0"/>
        <w:spacing w:after="0" w:line="240" w:lineRule="auto"/>
        <w:ind w:left="601" w:hanging="601"/>
        <w:rPr>
          <w:rFonts w:ascii="Times New Roman" w:hAnsi="Times New Roman" w:cs="Times New Roman"/>
        </w:rPr>
      </w:pPr>
    </w:p>
    <w:p w14:paraId="00CAB34E" w14:textId="25EC3E42" w:rsidR="007B3E26" w:rsidRPr="007B3E26" w:rsidRDefault="007B3E26" w:rsidP="00A54EC9">
      <w:pPr>
        <w:pStyle w:val="ListParagraph"/>
        <w:numPr>
          <w:ilvl w:val="0"/>
          <w:numId w:val="9"/>
        </w:numPr>
        <w:autoSpaceDE w:val="0"/>
        <w:autoSpaceDN w:val="0"/>
        <w:adjustRightInd w:val="0"/>
        <w:spacing w:after="0" w:line="240" w:lineRule="auto"/>
        <w:rPr>
          <w:rFonts w:ascii="Times New Roman" w:hAnsi="Times New Roman" w:cs="Times New Roman"/>
        </w:rPr>
      </w:pPr>
      <w:r w:rsidRPr="007B3E26">
        <w:rPr>
          <w:rFonts w:ascii="Times New Roman" w:hAnsi="Times New Roman" w:cs="Times New Roman"/>
        </w:rPr>
        <w:t xml:space="preserve">Molecules collide more frequently at higher temperatures. </w:t>
      </w:r>
    </w:p>
    <w:p w14:paraId="1A28C8F8" w14:textId="36B365EF" w:rsidR="007B3E26" w:rsidRPr="007B3E26" w:rsidRDefault="007B3E26" w:rsidP="00A54EC9">
      <w:pPr>
        <w:pStyle w:val="ListParagraph"/>
        <w:numPr>
          <w:ilvl w:val="0"/>
          <w:numId w:val="9"/>
        </w:numPr>
        <w:autoSpaceDE w:val="0"/>
        <w:autoSpaceDN w:val="0"/>
        <w:adjustRightInd w:val="0"/>
        <w:spacing w:after="0" w:line="240" w:lineRule="auto"/>
        <w:rPr>
          <w:rFonts w:ascii="Times New Roman" w:eastAsia="MS Mincho" w:hAnsi="Times New Roman" w:cs="Times New Roman"/>
          <w:bCs/>
        </w:rPr>
      </w:pPr>
      <w:r w:rsidRPr="007B3E26">
        <w:rPr>
          <w:rFonts w:ascii="Times New Roman" w:hAnsi="Times New Roman" w:cs="Times New Roman"/>
        </w:rPr>
        <w:t xml:space="preserve">As the temperature of a reaction increases, the activation energy for the reaction decreases. </w:t>
      </w:r>
    </w:p>
    <w:p w14:paraId="73ECB827" w14:textId="77777777" w:rsidR="007B3E26" w:rsidRPr="007B3E26" w:rsidRDefault="007B3E26" w:rsidP="00A54EC9">
      <w:pPr>
        <w:pStyle w:val="ListParagraph"/>
        <w:numPr>
          <w:ilvl w:val="0"/>
          <w:numId w:val="9"/>
        </w:numPr>
        <w:autoSpaceDE w:val="0"/>
        <w:autoSpaceDN w:val="0"/>
        <w:adjustRightInd w:val="0"/>
        <w:spacing w:after="0" w:line="240" w:lineRule="auto"/>
        <w:rPr>
          <w:rFonts w:ascii="Times New Roman" w:eastAsia="MS Mincho" w:hAnsi="Times New Roman" w:cs="Times New Roman"/>
          <w:bCs/>
        </w:rPr>
      </w:pPr>
      <w:r w:rsidRPr="007B3E26">
        <w:rPr>
          <w:rFonts w:ascii="Times New Roman" w:hAnsi="Times New Roman" w:cs="Times New Roman"/>
        </w:rPr>
        <w:t xml:space="preserve">The concentration of reactants will be greater at a higher temperature. </w:t>
      </w:r>
    </w:p>
    <w:p w14:paraId="01C5EA5F" w14:textId="77777777" w:rsidR="007B3E26" w:rsidRPr="007B3E26" w:rsidRDefault="007B3E26" w:rsidP="00A54EC9">
      <w:pPr>
        <w:pStyle w:val="ListParagraph"/>
        <w:numPr>
          <w:ilvl w:val="0"/>
          <w:numId w:val="9"/>
        </w:numPr>
        <w:autoSpaceDE w:val="0"/>
        <w:autoSpaceDN w:val="0"/>
        <w:adjustRightInd w:val="0"/>
        <w:spacing w:after="0" w:line="240" w:lineRule="auto"/>
        <w:rPr>
          <w:rFonts w:ascii="Times New Roman" w:eastAsia="MS Mincho" w:hAnsi="Times New Roman" w:cs="Times New Roman"/>
          <w:bCs/>
        </w:rPr>
      </w:pPr>
      <w:r w:rsidRPr="007B3E26">
        <w:rPr>
          <w:rFonts w:ascii="Times New Roman" w:hAnsi="Times New Roman" w:cs="Times New Roman"/>
        </w:rPr>
        <w:t xml:space="preserve">The fraction of high energy molecules is greater at higher temperatures. </w:t>
      </w:r>
    </w:p>
    <w:p w14:paraId="26BB237A" w14:textId="77777777" w:rsidR="007B3E26" w:rsidRDefault="007B3E26" w:rsidP="007B3E26">
      <w:pPr>
        <w:pStyle w:val="ListParagraph"/>
        <w:autoSpaceDE w:val="0"/>
        <w:autoSpaceDN w:val="0"/>
        <w:adjustRightInd w:val="0"/>
        <w:spacing w:after="0" w:line="240" w:lineRule="auto"/>
        <w:ind w:left="1080"/>
        <w:rPr>
          <w:rFonts w:ascii="Times New Roman" w:hAnsi="Times New Roman" w:cs="Times New Roman"/>
        </w:rPr>
      </w:pPr>
    </w:p>
    <w:p w14:paraId="450B3BF3" w14:textId="77777777" w:rsidR="007B3E26" w:rsidRDefault="007B3E26" w:rsidP="007B3E26">
      <w:pPr>
        <w:pStyle w:val="ListParagraph"/>
        <w:autoSpaceDE w:val="0"/>
        <w:autoSpaceDN w:val="0"/>
        <w:adjustRightInd w:val="0"/>
        <w:spacing w:after="0" w:line="240" w:lineRule="auto"/>
        <w:ind w:left="0"/>
        <w:rPr>
          <w:rFonts w:ascii="Times New Roman" w:hAnsi="Times New Roman" w:cs="Times New Roman"/>
        </w:rPr>
      </w:pPr>
      <w:r w:rsidRPr="007B3E26">
        <w:rPr>
          <w:rFonts w:ascii="Times New Roman" w:hAnsi="Times New Roman" w:cs="Times New Roman"/>
        </w:rPr>
        <w:t xml:space="preserve">The correct statements are: </w:t>
      </w:r>
    </w:p>
    <w:p w14:paraId="087C995C" w14:textId="179085CE" w:rsidR="007B3E26" w:rsidRDefault="007B3E26" w:rsidP="00A54EC9">
      <w:pPr>
        <w:pStyle w:val="ListParagraph"/>
        <w:numPr>
          <w:ilvl w:val="0"/>
          <w:numId w:val="10"/>
        </w:numPr>
        <w:autoSpaceDE w:val="0"/>
        <w:autoSpaceDN w:val="0"/>
        <w:adjustRightInd w:val="0"/>
        <w:spacing w:after="0" w:line="240" w:lineRule="auto"/>
        <w:ind w:left="567" w:hanging="567"/>
        <w:rPr>
          <w:rFonts w:ascii="Times New Roman" w:hAnsi="Times New Roman" w:cs="Times New Roman"/>
        </w:rPr>
      </w:pPr>
      <w:r w:rsidRPr="007B3E26">
        <w:rPr>
          <w:rFonts w:ascii="Times New Roman" w:hAnsi="Times New Roman" w:cs="Times New Roman"/>
        </w:rPr>
        <w:t xml:space="preserve">II and IV only </w:t>
      </w:r>
    </w:p>
    <w:p w14:paraId="470AE30E" w14:textId="5C536884" w:rsidR="007B3E26" w:rsidRDefault="007B3E26" w:rsidP="00A54EC9">
      <w:pPr>
        <w:pStyle w:val="ListParagraph"/>
        <w:numPr>
          <w:ilvl w:val="0"/>
          <w:numId w:val="10"/>
        </w:numPr>
        <w:autoSpaceDE w:val="0"/>
        <w:autoSpaceDN w:val="0"/>
        <w:adjustRightInd w:val="0"/>
        <w:spacing w:after="0" w:line="240" w:lineRule="auto"/>
        <w:ind w:left="567" w:hanging="567"/>
        <w:rPr>
          <w:rFonts w:ascii="Times New Roman" w:hAnsi="Times New Roman" w:cs="Times New Roman"/>
        </w:rPr>
      </w:pPr>
      <w:r w:rsidRPr="007B3E26">
        <w:rPr>
          <w:rFonts w:ascii="Times New Roman" w:hAnsi="Times New Roman" w:cs="Times New Roman"/>
        </w:rPr>
        <w:t>I and IV only</w:t>
      </w:r>
    </w:p>
    <w:p w14:paraId="56EC1542" w14:textId="70202B0B" w:rsidR="007B3E26" w:rsidRDefault="007B3E26" w:rsidP="007B3E26">
      <w:pPr>
        <w:pStyle w:val="ListParagraph"/>
        <w:autoSpaceDE w:val="0"/>
        <w:autoSpaceDN w:val="0"/>
        <w:adjustRightInd w:val="0"/>
        <w:spacing w:after="0" w:line="240" w:lineRule="auto"/>
        <w:ind w:left="567" w:hanging="567"/>
        <w:rPr>
          <w:rFonts w:ascii="Times New Roman" w:hAnsi="Times New Roman" w:cs="Times New Roman"/>
        </w:rPr>
      </w:pPr>
      <w:r w:rsidRPr="007B3E26">
        <w:rPr>
          <w:rFonts w:ascii="Times New Roman" w:hAnsi="Times New Roman" w:cs="Times New Roman"/>
        </w:rPr>
        <w:t xml:space="preserve">C. </w:t>
      </w:r>
      <w:r>
        <w:rPr>
          <w:rFonts w:ascii="Times New Roman" w:hAnsi="Times New Roman" w:cs="Times New Roman"/>
        </w:rPr>
        <w:tab/>
      </w:r>
      <w:r w:rsidRPr="007B3E26">
        <w:rPr>
          <w:rFonts w:ascii="Times New Roman" w:hAnsi="Times New Roman" w:cs="Times New Roman"/>
        </w:rPr>
        <w:t xml:space="preserve">I, II and IV only </w:t>
      </w:r>
    </w:p>
    <w:p w14:paraId="04DCEDC7" w14:textId="0B597DCC" w:rsidR="00034E0E" w:rsidRPr="009C6EF8" w:rsidRDefault="007B3E26" w:rsidP="009C6EF8">
      <w:pPr>
        <w:pStyle w:val="ListParagraph"/>
        <w:autoSpaceDE w:val="0"/>
        <w:autoSpaceDN w:val="0"/>
        <w:adjustRightInd w:val="0"/>
        <w:spacing w:after="0" w:line="240" w:lineRule="auto"/>
        <w:ind w:left="567" w:hanging="567"/>
        <w:rPr>
          <w:rFonts w:ascii="Times New Roman" w:hAnsi="Times New Roman" w:cs="Times New Roman"/>
        </w:rPr>
      </w:pPr>
      <w:r w:rsidRPr="007B3E26">
        <w:rPr>
          <w:rFonts w:ascii="Times New Roman" w:hAnsi="Times New Roman" w:cs="Times New Roman"/>
        </w:rPr>
        <w:t xml:space="preserve">D. </w:t>
      </w:r>
      <w:r>
        <w:rPr>
          <w:rFonts w:ascii="Times New Roman" w:hAnsi="Times New Roman" w:cs="Times New Roman"/>
        </w:rPr>
        <w:tab/>
      </w:r>
      <w:r w:rsidRPr="007B3E26">
        <w:rPr>
          <w:rFonts w:ascii="Times New Roman" w:hAnsi="Times New Roman" w:cs="Times New Roman"/>
        </w:rPr>
        <w:t>I, III, and IV only</w:t>
      </w:r>
    </w:p>
    <w:p w14:paraId="03DD0AC1" w14:textId="2ACA1B36" w:rsidR="007B3E26" w:rsidRDefault="007B3E26" w:rsidP="00536E22">
      <w:pPr>
        <w:autoSpaceDE w:val="0"/>
        <w:autoSpaceDN w:val="0"/>
        <w:adjustRightInd w:val="0"/>
        <w:spacing w:after="0" w:line="240" w:lineRule="auto"/>
      </w:pPr>
    </w:p>
    <w:p w14:paraId="7B55A692" w14:textId="77777777" w:rsidR="006E3BC1" w:rsidRDefault="006E3BC1" w:rsidP="006E3BC1">
      <w:pPr>
        <w:pStyle w:val="ListParagraph"/>
        <w:autoSpaceDE w:val="0"/>
        <w:autoSpaceDN w:val="0"/>
        <w:adjustRightInd w:val="0"/>
        <w:spacing w:after="0" w:line="240" w:lineRule="auto"/>
        <w:ind w:left="567" w:hanging="567"/>
        <w:rPr>
          <w:ins w:id="31" w:author="DIPLARIS, Martha" w:date="2020-06-04T12:31:00Z"/>
          <w:rFonts w:ascii="Times New Roman" w:hAnsi="Times New Roman" w:cs="Times New Roman"/>
          <w:color w:val="C00000"/>
        </w:rPr>
      </w:pPr>
      <w:ins w:id="32" w:author="DIPLARIS, Martha" w:date="2020-06-04T12:31:00Z">
        <w:r w:rsidRPr="007B3E26">
          <w:rPr>
            <w:rFonts w:ascii="Times New Roman" w:hAnsi="Times New Roman" w:cs="Times New Roman"/>
            <w:color w:val="C00000"/>
          </w:rPr>
          <w:t>Correct answer:</w:t>
        </w:r>
        <w:r>
          <w:rPr>
            <w:rFonts w:ascii="Times New Roman" w:hAnsi="Times New Roman" w:cs="Times New Roman"/>
            <w:color w:val="C00000"/>
          </w:rPr>
          <w:t xml:space="preserve"> B</w:t>
        </w:r>
      </w:ins>
    </w:p>
    <w:p w14:paraId="1FE42700" w14:textId="77777777" w:rsidR="006E3BC1" w:rsidRPr="00034E0E" w:rsidRDefault="006E3BC1" w:rsidP="006E3BC1">
      <w:pPr>
        <w:pStyle w:val="ListParagraph"/>
        <w:autoSpaceDE w:val="0"/>
        <w:autoSpaceDN w:val="0"/>
        <w:adjustRightInd w:val="0"/>
        <w:spacing w:after="0" w:line="240" w:lineRule="auto"/>
        <w:ind w:left="567" w:hanging="567"/>
        <w:rPr>
          <w:ins w:id="33" w:author="DIPLARIS, Martha" w:date="2020-06-04T12:31:00Z"/>
          <w:rFonts w:ascii="Times New Roman" w:hAnsi="Times New Roman" w:cs="Times New Roman"/>
          <w:color w:val="C00000"/>
        </w:rPr>
      </w:pPr>
    </w:p>
    <w:p w14:paraId="0EB8FD80" w14:textId="77777777" w:rsidR="006E3BC1" w:rsidRPr="00034E0E" w:rsidRDefault="006E3BC1" w:rsidP="006E3BC1">
      <w:pPr>
        <w:pStyle w:val="ListParagraph"/>
        <w:numPr>
          <w:ilvl w:val="0"/>
          <w:numId w:val="11"/>
        </w:numPr>
        <w:autoSpaceDE w:val="0"/>
        <w:autoSpaceDN w:val="0"/>
        <w:adjustRightInd w:val="0"/>
        <w:spacing w:after="0" w:line="240" w:lineRule="auto"/>
        <w:rPr>
          <w:ins w:id="34" w:author="DIPLARIS, Martha" w:date="2020-06-04T12:31:00Z"/>
          <w:rFonts w:ascii="Times New Roman" w:hAnsi="Times New Roman" w:cs="Times New Roman"/>
          <w:color w:val="C00000"/>
        </w:rPr>
      </w:pPr>
      <w:ins w:id="35" w:author="DIPLARIS, Martha" w:date="2020-06-04T12:31:00Z">
        <w:r w:rsidRPr="00034E0E">
          <w:rPr>
            <w:rFonts w:ascii="Times New Roman" w:hAnsi="Times New Roman" w:cs="Times New Roman"/>
            <w:color w:val="C00000"/>
          </w:rPr>
          <w:t xml:space="preserve">Molecules collide more frequently at higher temperatures.  </w:t>
        </w:r>
      </w:ins>
    </w:p>
    <w:p w14:paraId="69E1CA73" w14:textId="77777777" w:rsidR="006E3BC1" w:rsidRPr="00034E0E" w:rsidRDefault="006E3BC1" w:rsidP="006E3BC1">
      <w:pPr>
        <w:pStyle w:val="ListParagraph"/>
        <w:autoSpaceDE w:val="0"/>
        <w:autoSpaceDN w:val="0"/>
        <w:adjustRightInd w:val="0"/>
        <w:spacing w:after="0" w:line="240" w:lineRule="auto"/>
        <w:ind w:left="1080"/>
        <w:rPr>
          <w:ins w:id="36" w:author="DIPLARIS, Martha" w:date="2020-06-04T12:31:00Z"/>
          <w:rFonts w:ascii="Times New Roman" w:hAnsi="Times New Roman" w:cs="Times New Roman"/>
          <w:color w:val="C00000"/>
        </w:rPr>
      </w:pPr>
      <w:ins w:id="37" w:author="DIPLARIS, Martha" w:date="2020-06-04T12:31:00Z">
        <w:r w:rsidRPr="00034E0E">
          <w:rPr>
            <w:rFonts w:ascii="Times New Roman" w:hAnsi="Times New Roman" w:cs="Times New Roman"/>
            <w:color w:val="C00000"/>
          </w:rPr>
          <w:lastRenderedPageBreak/>
          <w:t>True according to the collision theory</w:t>
        </w:r>
      </w:ins>
    </w:p>
    <w:p w14:paraId="16208B66" w14:textId="77777777" w:rsidR="006E3BC1" w:rsidRPr="00034E0E" w:rsidRDefault="006E3BC1" w:rsidP="006E3BC1">
      <w:pPr>
        <w:pStyle w:val="ListParagraph"/>
        <w:numPr>
          <w:ilvl w:val="0"/>
          <w:numId w:val="11"/>
        </w:numPr>
        <w:autoSpaceDE w:val="0"/>
        <w:autoSpaceDN w:val="0"/>
        <w:adjustRightInd w:val="0"/>
        <w:spacing w:after="0" w:line="240" w:lineRule="auto"/>
        <w:rPr>
          <w:ins w:id="38" w:author="DIPLARIS, Martha" w:date="2020-06-04T12:31:00Z"/>
          <w:rFonts w:ascii="Times New Roman" w:eastAsia="MS Mincho" w:hAnsi="Times New Roman" w:cs="Times New Roman"/>
          <w:bCs/>
          <w:color w:val="C00000"/>
        </w:rPr>
      </w:pPr>
      <w:ins w:id="39" w:author="DIPLARIS, Martha" w:date="2020-06-04T12:31:00Z">
        <w:r w:rsidRPr="00034E0E">
          <w:rPr>
            <w:rFonts w:ascii="Times New Roman" w:hAnsi="Times New Roman" w:cs="Times New Roman"/>
            <w:color w:val="C00000"/>
          </w:rPr>
          <w:t xml:space="preserve">As the temperature of a reaction increases, the activation energy for the reaction decreases. </w:t>
        </w:r>
      </w:ins>
    </w:p>
    <w:p w14:paraId="799097ED" w14:textId="77777777" w:rsidR="006E3BC1" w:rsidRPr="00034E0E" w:rsidRDefault="006E3BC1" w:rsidP="006E3BC1">
      <w:pPr>
        <w:pStyle w:val="ListParagraph"/>
        <w:autoSpaceDE w:val="0"/>
        <w:autoSpaceDN w:val="0"/>
        <w:adjustRightInd w:val="0"/>
        <w:spacing w:after="0" w:line="240" w:lineRule="auto"/>
        <w:ind w:left="1080"/>
        <w:rPr>
          <w:ins w:id="40" w:author="DIPLARIS, Martha" w:date="2020-06-04T12:31:00Z"/>
          <w:rFonts w:ascii="Times New Roman" w:eastAsia="MS Mincho" w:hAnsi="Times New Roman" w:cs="Times New Roman"/>
          <w:bCs/>
          <w:color w:val="C00000"/>
        </w:rPr>
      </w:pPr>
      <w:ins w:id="41" w:author="DIPLARIS, Martha" w:date="2020-06-04T12:31:00Z">
        <w:r>
          <w:rPr>
            <w:rFonts w:ascii="Times New Roman" w:hAnsi="Times New Roman" w:cs="Times New Roman"/>
            <w:color w:val="C00000"/>
          </w:rPr>
          <w:t>False: The activation energy is not affected by temperature. Only catalysts lower the activation energy by providing an alternative pathway for the reaction to proceed</w:t>
        </w:r>
      </w:ins>
    </w:p>
    <w:p w14:paraId="3B215110" w14:textId="77777777" w:rsidR="006E3BC1" w:rsidRPr="00034E0E" w:rsidRDefault="006E3BC1" w:rsidP="006E3BC1">
      <w:pPr>
        <w:pStyle w:val="ListParagraph"/>
        <w:numPr>
          <w:ilvl w:val="0"/>
          <w:numId w:val="11"/>
        </w:numPr>
        <w:autoSpaceDE w:val="0"/>
        <w:autoSpaceDN w:val="0"/>
        <w:adjustRightInd w:val="0"/>
        <w:spacing w:after="0" w:line="240" w:lineRule="auto"/>
        <w:rPr>
          <w:ins w:id="42" w:author="DIPLARIS, Martha" w:date="2020-06-04T12:31:00Z"/>
          <w:rFonts w:ascii="Times New Roman" w:eastAsia="MS Mincho" w:hAnsi="Times New Roman" w:cs="Times New Roman"/>
          <w:bCs/>
          <w:color w:val="C00000"/>
        </w:rPr>
      </w:pPr>
      <w:ins w:id="43" w:author="DIPLARIS, Martha" w:date="2020-06-04T12:31:00Z">
        <w:r w:rsidRPr="00034E0E">
          <w:rPr>
            <w:rFonts w:ascii="Times New Roman" w:hAnsi="Times New Roman" w:cs="Times New Roman"/>
            <w:color w:val="C00000"/>
          </w:rPr>
          <w:t xml:space="preserve">The concentration of reactants will be greater at a higher temperature. </w:t>
        </w:r>
      </w:ins>
    </w:p>
    <w:p w14:paraId="082FB74C" w14:textId="77777777" w:rsidR="006E3BC1" w:rsidRPr="00034E0E" w:rsidRDefault="006E3BC1" w:rsidP="006E3BC1">
      <w:pPr>
        <w:pStyle w:val="ListParagraph"/>
        <w:autoSpaceDE w:val="0"/>
        <w:autoSpaceDN w:val="0"/>
        <w:adjustRightInd w:val="0"/>
        <w:spacing w:after="0" w:line="240" w:lineRule="auto"/>
        <w:ind w:left="1080"/>
        <w:rPr>
          <w:ins w:id="44" w:author="DIPLARIS, Martha" w:date="2020-06-04T12:31:00Z"/>
          <w:rFonts w:ascii="Times New Roman" w:eastAsia="MS Mincho" w:hAnsi="Times New Roman" w:cs="Times New Roman"/>
          <w:bCs/>
          <w:color w:val="C00000"/>
        </w:rPr>
      </w:pPr>
      <w:ins w:id="45" w:author="DIPLARIS, Martha" w:date="2020-06-04T12:31:00Z">
        <w:r>
          <w:rPr>
            <w:rFonts w:ascii="Times New Roman" w:hAnsi="Times New Roman" w:cs="Times New Roman"/>
            <w:color w:val="C00000"/>
          </w:rPr>
          <w:t>False: In a system the concentration will not increase by an increase in temperature</w:t>
        </w:r>
      </w:ins>
    </w:p>
    <w:p w14:paraId="299781FA" w14:textId="77777777" w:rsidR="006E3BC1" w:rsidRPr="00034E0E" w:rsidRDefault="006E3BC1" w:rsidP="006E3BC1">
      <w:pPr>
        <w:pStyle w:val="ListParagraph"/>
        <w:numPr>
          <w:ilvl w:val="0"/>
          <w:numId w:val="11"/>
        </w:numPr>
        <w:autoSpaceDE w:val="0"/>
        <w:autoSpaceDN w:val="0"/>
        <w:adjustRightInd w:val="0"/>
        <w:spacing w:after="0" w:line="240" w:lineRule="auto"/>
        <w:rPr>
          <w:ins w:id="46" w:author="DIPLARIS, Martha" w:date="2020-06-04T12:31:00Z"/>
          <w:rFonts w:ascii="Times New Roman" w:eastAsia="MS Mincho" w:hAnsi="Times New Roman" w:cs="Times New Roman"/>
          <w:bCs/>
          <w:color w:val="C00000"/>
        </w:rPr>
      </w:pPr>
      <w:ins w:id="47" w:author="DIPLARIS, Martha" w:date="2020-06-04T12:31:00Z">
        <w:r w:rsidRPr="00034E0E">
          <w:rPr>
            <w:rFonts w:ascii="Times New Roman" w:hAnsi="Times New Roman" w:cs="Times New Roman"/>
            <w:color w:val="C00000"/>
          </w:rPr>
          <w:t xml:space="preserve">The fraction of high energy molecules is greater at higher temperatures. </w:t>
        </w:r>
      </w:ins>
    </w:p>
    <w:p w14:paraId="34622378" w14:textId="77777777" w:rsidR="006E3BC1" w:rsidRPr="00034E0E" w:rsidRDefault="006E3BC1" w:rsidP="006E3BC1">
      <w:pPr>
        <w:pStyle w:val="ListParagraph"/>
        <w:autoSpaceDE w:val="0"/>
        <w:autoSpaceDN w:val="0"/>
        <w:adjustRightInd w:val="0"/>
        <w:spacing w:after="0" w:line="240" w:lineRule="auto"/>
        <w:ind w:left="1080"/>
        <w:rPr>
          <w:ins w:id="48" w:author="DIPLARIS, Martha" w:date="2020-06-04T12:31:00Z"/>
          <w:rFonts w:ascii="Times New Roman" w:eastAsia="MS Mincho" w:hAnsi="Times New Roman" w:cs="Times New Roman"/>
          <w:bCs/>
          <w:color w:val="C00000"/>
        </w:rPr>
      </w:pPr>
      <w:ins w:id="49" w:author="DIPLARIS, Martha" w:date="2020-06-04T12:31:00Z">
        <w:r>
          <w:rPr>
            <w:rFonts w:ascii="Times New Roman" w:hAnsi="Times New Roman" w:cs="Times New Roman"/>
            <w:color w:val="C00000"/>
          </w:rPr>
          <w:t>True: At a higher temperature the average kinetic energy of molecules increases and therefore there is a higher fraction of molecules travelling faster.</w:t>
        </w:r>
      </w:ins>
    </w:p>
    <w:p w14:paraId="499B4746" w14:textId="16E4A0E0" w:rsidR="007B3E26" w:rsidRDefault="007B3E26" w:rsidP="00536E22">
      <w:pPr>
        <w:autoSpaceDE w:val="0"/>
        <w:autoSpaceDN w:val="0"/>
        <w:adjustRightInd w:val="0"/>
        <w:spacing w:after="0" w:line="240" w:lineRule="auto"/>
      </w:pPr>
    </w:p>
    <w:p w14:paraId="5BFC7F99" w14:textId="1BE310F3" w:rsidR="007B3E26" w:rsidRPr="00483E77" w:rsidRDefault="007B3E26" w:rsidP="00536E22">
      <w:pPr>
        <w:autoSpaceDE w:val="0"/>
        <w:autoSpaceDN w:val="0"/>
        <w:adjustRightInd w:val="0"/>
        <w:spacing w:after="0" w:line="240" w:lineRule="auto"/>
        <w:rPr>
          <w:rFonts w:ascii="Times New Roman" w:hAnsi="Times New Roman" w:cs="Times New Roman"/>
          <w:b/>
        </w:rPr>
      </w:pPr>
      <w:r w:rsidRPr="00483E77">
        <w:rPr>
          <w:rFonts w:ascii="Times New Roman" w:hAnsi="Times New Roman" w:cs="Times New Roman"/>
          <w:b/>
        </w:rPr>
        <w:t>Question 3</w:t>
      </w:r>
    </w:p>
    <w:p w14:paraId="03A71985" w14:textId="542B704D" w:rsidR="007B3E26" w:rsidRDefault="007B3E26" w:rsidP="00536E22">
      <w:pPr>
        <w:autoSpaceDE w:val="0"/>
        <w:autoSpaceDN w:val="0"/>
        <w:adjustRightInd w:val="0"/>
        <w:spacing w:after="0" w:line="240" w:lineRule="auto"/>
        <w:rPr>
          <w:rFonts w:ascii="Times New Roman" w:hAnsi="Times New Roman" w:cs="Times New Roman"/>
        </w:rPr>
      </w:pPr>
      <w:r w:rsidRPr="00483E77">
        <w:rPr>
          <w:rFonts w:ascii="Times New Roman" w:hAnsi="Times New Roman" w:cs="Times New Roman"/>
        </w:rPr>
        <w:t xml:space="preserve">It is generally believed that catalysts increase reaction rates by: </w:t>
      </w:r>
    </w:p>
    <w:p w14:paraId="21802772" w14:textId="77777777" w:rsidR="00864F85" w:rsidRPr="00483E77" w:rsidRDefault="00864F85" w:rsidP="00536E22">
      <w:pPr>
        <w:autoSpaceDE w:val="0"/>
        <w:autoSpaceDN w:val="0"/>
        <w:adjustRightInd w:val="0"/>
        <w:spacing w:after="0" w:line="240" w:lineRule="auto"/>
        <w:rPr>
          <w:rFonts w:ascii="Times New Roman" w:hAnsi="Times New Roman" w:cs="Times New Roman"/>
        </w:rPr>
      </w:pPr>
    </w:p>
    <w:p w14:paraId="1209E8CF" w14:textId="63DB90ED" w:rsidR="007B3E26" w:rsidRPr="00483E77" w:rsidRDefault="007B3E26" w:rsidP="00864F85">
      <w:pPr>
        <w:autoSpaceDE w:val="0"/>
        <w:autoSpaceDN w:val="0"/>
        <w:adjustRightInd w:val="0"/>
        <w:spacing w:after="0" w:line="240" w:lineRule="auto"/>
        <w:ind w:left="567" w:hanging="567"/>
        <w:rPr>
          <w:rFonts w:ascii="Times New Roman" w:hAnsi="Times New Roman" w:cs="Times New Roman"/>
        </w:rPr>
      </w:pPr>
      <w:r w:rsidRPr="00483E77">
        <w:rPr>
          <w:rFonts w:ascii="Times New Roman" w:hAnsi="Times New Roman" w:cs="Times New Roman"/>
        </w:rPr>
        <w:t xml:space="preserve">A. </w:t>
      </w:r>
      <w:r w:rsidR="00864F85">
        <w:rPr>
          <w:rFonts w:ascii="Times New Roman" w:hAnsi="Times New Roman" w:cs="Times New Roman"/>
        </w:rPr>
        <w:tab/>
      </w:r>
      <w:r w:rsidRPr="00483E77">
        <w:rPr>
          <w:rFonts w:ascii="Times New Roman" w:hAnsi="Times New Roman" w:cs="Times New Roman"/>
        </w:rPr>
        <w:t xml:space="preserve">removing the activation energy barrier </w:t>
      </w:r>
      <w:r w:rsidR="00CE5D75">
        <w:rPr>
          <w:rFonts w:ascii="Times New Roman" w:hAnsi="Times New Roman" w:cs="Times New Roman"/>
        </w:rPr>
        <w:t>and lowering the change in enthalpy, ∆H.</w:t>
      </w:r>
    </w:p>
    <w:p w14:paraId="420E09C9" w14:textId="38C01324" w:rsidR="007B3E26" w:rsidRPr="0020674A" w:rsidRDefault="007B3E26" w:rsidP="00864F85">
      <w:pPr>
        <w:autoSpaceDE w:val="0"/>
        <w:autoSpaceDN w:val="0"/>
        <w:adjustRightInd w:val="0"/>
        <w:spacing w:after="0" w:line="240" w:lineRule="auto"/>
        <w:ind w:left="567" w:hanging="567"/>
        <w:rPr>
          <w:rFonts w:ascii="Times New Roman" w:hAnsi="Times New Roman" w:cs="Times New Roman"/>
        </w:rPr>
      </w:pPr>
      <w:r w:rsidRPr="00483E77">
        <w:rPr>
          <w:rFonts w:ascii="Times New Roman" w:hAnsi="Times New Roman" w:cs="Times New Roman"/>
        </w:rPr>
        <w:t xml:space="preserve">B. </w:t>
      </w:r>
      <w:r w:rsidR="00864F85">
        <w:rPr>
          <w:rFonts w:ascii="Times New Roman" w:hAnsi="Times New Roman" w:cs="Times New Roman"/>
        </w:rPr>
        <w:tab/>
      </w:r>
      <w:r w:rsidRPr="0020674A">
        <w:rPr>
          <w:rFonts w:ascii="Times New Roman" w:hAnsi="Times New Roman" w:cs="Times New Roman"/>
        </w:rPr>
        <w:t xml:space="preserve">providing an alternate activation energy barrier that is lower than the original </w:t>
      </w:r>
      <w:r w:rsidR="00CE5D75">
        <w:rPr>
          <w:rFonts w:ascii="Times New Roman" w:hAnsi="Times New Roman" w:cs="Times New Roman"/>
        </w:rPr>
        <w:t>activation energy barrier.</w:t>
      </w:r>
    </w:p>
    <w:p w14:paraId="4C3ECF39" w14:textId="3FCC2ECD" w:rsidR="007B3E26" w:rsidRPr="0020674A" w:rsidRDefault="007B3E26" w:rsidP="00864F85">
      <w:pPr>
        <w:autoSpaceDE w:val="0"/>
        <w:autoSpaceDN w:val="0"/>
        <w:adjustRightInd w:val="0"/>
        <w:spacing w:after="0" w:line="240" w:lineRule="auto"/>
        <w:ind w:left="567" w:hanging="567"/>
        <w:rPr>
          <w:rFonts w:ascii="Times New Roman" w:hAnsi="Times New Roman" w:cs="Times New Roman"/>
        </w:rPr>
      </w:pPr>
      <w:r w:rsidRPr="0020674A">
        <w:rPr>
          <w:rFonts w:ascii="Times New Roman" w:hAnsi="Times New Roman" w:cs="Times New Roman"/>
        </w:rPr>
        <w:t xml:space="preserve">C. </w:t>
      </w:r>
      <w:r w:rsidR="00864F85">
        <w:rPr>
          <w:rFonts w:ascii="Times New Roman" w:hAnsi="Times New Roman" w:cs="Times New Roman"/>
        </w:rPr>
        <w:tab/>
      </w:r>
      <w:r w:rsidRPr="0020674A">
        <w:rPr>
          <w:rFonts w:ascii="Times New Roman" w:hAnsi="Times New Roman" w:cs="Times New Roman"/>
        </w:rPr>
        <w:t xml:space="preserve">lowering the activation energy barrier </w:t>
      </w:r>
      <w:r w:rsidR="00CE5D75">
        <w:rPr>
          <w:rFonts w:ascii="Times New Roman" w:hAnsi="Times New Roman" w:cs="Times New Roman"/>
        </w:rPr>
        <w:t>and increasing the change in enthalpy, ∆H.</w:t>
      </w:r>
    </w:p>
    <w:p w14:paraId="7E5A8DDC" w14:textId="395756DF" w:rsidR="007B3E26" w:rsidRPr="0020674A" w:rsidRDefault="007B3E26" w:rsidP="00864F85">
      <w:pPr>
        <w:autoSpaceDE w:val="0"/>
        <w:autoSpaceDN w:val="0"/>
        <w:adjustRightInd w:val="0"/>
        <w:spacing w:after="0" w:line="240" w:lineRule="auto"/>
        <w:ind w:left="567" w:hanging="567"/>
        <w:rPr>
          <w:rFonts w:ascii="Times New Roman" w:hAnsi="Times New Roman" w:cs="Times New Roman"/>
        </w:rPr>
      </w:pPr>
      <w:r w:rsidRPr="0020674A">
        <w:rPr>
          <w:rFonts w:ascii="Times New Roman" w:hAnsi="Times New Roman" w:cs="Times New Roman"/>
        </w:rPr>
        <w:t xml:space="preserve">D. </w:t>
      </w:r>
      <w:r w:rsidR="00864F85">
        <w:rPr>
          <w:rFonts w:ascii="Times New Roman" w:hAnsi="Times New Roman" w:cs="Times New Roman"/>
        </w:rPr>
        <w:tab/>
      </w:r>
      <w:r w:rsidRPr="0020674A">
        <w:rPr>
          <w:rFonts w:ascii="Times New Roman" w:hAnsi="Times New Roman" w:cs="Times New Roman"/>
        </w:rPr>
        <w:t>giving the reacting particles more energy, thus there will be more successful collisions</w:t>
      </w:r>
    </w:p>
    <w:p w14:paraId="25E48128" w14:textId="7D164EE7" w:rsidR="007B3E26" w:rsidRPr="0020674A" w:rsidRDefault="007B3E26" w:rsidP="00536E22">
      <w:pPr>
        <w:autoSpaceDE w:val="0"/>
        <w:autoSpaceDN w:val="0"/>
        <w:adjustRightInd w:val="0"/>
        <w:spacing w:after="0" w:line="240" w:lineRule="auto"/>
        <w:rPr>
          <w:rFonts w:ascii="Times New Roman" w:hAnsi="Times New Roman" w:cs="Times New Roman"/>
        </w:rPr>
      </w:pPr>
    </w:p>
    <w:p w14:paraId="312AB1D6" w14:textId="77777777" w:rsidR="00624CBE" w:rsidRDefault="00624CBE" w:rsidP="00536E22">
      <w:pPr>
        <w:autoSpaceDE w:val="0"/>
        <w:autoSpaceDN w:val="0"/>
        <w:adjustRightInd w:val="0"/>
        <w:spacing w:after="0" w:line="240" w:lineRule="auto"/>
        <w:rPr>
          <w:ins w:id="50" w:author="DIPLARIS, Martha" w:date="2020-05-25T09:08:00Z"/>
          <w:rFonts w:ascii="Times New Roman" w:hAnsi="Times New Roman" w:cs="Times New Roman"/>
          <w:b/>
        </w:rPr>
      </w:pPr>
    </w:p>
    <w:p w14:paraId="3227949A" w14:textId="77777777" w:rsidR="006E3BC1" w:rsidRPr="0020674A" w:rsidRDefault="006E3BC1" w:rsidP="006E3BC1">
      <w:pPr>
        <w:autoSpaceDE w:val="0"/>
        <w:autoSpaceDN w:val="0"/>
        <w:adjustRightInd w:val="0"/>
        <w:spacing w:after="0" w:line="240" w:lineRule="auto"/>
        <w:rPr>
          <w:ins w:id="51" w:author="DIPLARIS, Martha" w:date="2020-06-04T12:31:00Z"/>
          <w:rFonts w:ascii="Times New Roman" w:hAnsi="Times New Roman" w:cs="Times New Roman"/>
          <w:b/>
          <w:color w:val="C00000"/>
        </w:rPr>
      </w:pPr>
      <w:ins w:id="52" w:author="DIPLARIS, Martha" w:date="2020-06-04T12:31:00Z">
        <w:r w:rsidRPr="0020674A">
          <w:rPr>
            <w:rFonts w:ascii="Times New Roman" w:hAnsi="Times New Roman" w:cs="Times New Roman"/>
            <w:b/>
            <w:color w:val="C00000"/>
          </w:rPr>
          <w:t>Answer: B</w:t>
        </w:r>
      </w:ins>
    </w:p>
    <w:p w14:paraId="337C9ED4" w14:textId="77777777" w:rsidR="006E3BC1" w:rsidRDefault="006E3BC1" w:rsidP="006E3BC1">
      <w:pPr>
        <w:autoSpaceDE w:val="0"/>
        <w:autoSpaceDN w:val="0"/>
        <w:adjustRightInd w:val="0"/>
        <w:spacing w:after="0" w:line="240" w:lineRule="auto"/>
        <w:rPr>
          <w:ins w:id="53" w:author="DIPLARIS, Martha" w:date="2020-06-04T12:31:00Z"/>
          <w:rFonts w:ascii="Times New Roman" w:hAnsi="Times New Roman" w:cs="Times New Roman"/>
          <w:color w:val="C00000"/>
        </w:rPr>
      </w:pPr>
      <w:ins w:id="54" w:author="DIPLARIS, Martha" w:date="2020-06-04T12:31:00Z">
        <w:r w:rsidRPr="0020674A">
          <w:rPr>
            <w:rFonts w:ascii="Times New Roman" w:hAnsi="Times New Roman" w:cs="Times New Roman"/>
            <w:color w:val="C00000"/>
          </w:rPr>
          <w:t>Catalysts provide an alternative reaction pathway by lowering the activation energy barrier of a particular reaction</w:t>
        </w:r>
        <w:r>
          <w:rPr>
            <w:rFonts w:ascii="Times New Roman" w:hAnsi="Times New Roman" w:cs="Times New Roman"/>
            <w:color w:val="C00000"/>
          </w:rPr>
          <w:t>.</w:t>
        </w:r>
      </w:ins>
    </w:p>
    <w:p w14:paraId="4EE5FE69" w14:textId="77777777" w:rsidR="006E3BC1" w:rsidRPr="00483E77" w:rsidRDefault="006E3BC1" w:rsidP="006E3BC1">
      <w:pPr>
        <w:autoSpaceDE w:val="0"/>
        <w:autoSpaceDN w:val="0"/>
        <w:adjustRightInd w:val="0"/>
        <w:spacing w:after="0" w:line="240" w:lineRule="auto"/>
        <w:rPr>
          <w:ins w:id="55" w:author="DIPLARIS, Martha" w:date="2020-06-04T12:31:00Z"/>
          <w:rFonts w:ascii="Times New Roman" w:hAnsi="Times New Roman" w:cs="Times New Roman"/>
        </w:rPr>
      </w:pPr>
      <w:ins w:id="56" w:author="DIPLARIS, Martha" w:date="2020-06-04T12:31:00Z">
        <w:r>
          <w:rPr>
            <w:rFonts w:ascii="Times New Roman" w:hAnsi="Times New Roman" w:cs="Times New Roman"/>
            <w:color w:val="C00000"/>
          </w:rPr>
          <w:t xml:space="preserve">Catalysts do not change the </w:t>
        </w:r>
        <w:r w:rsidRPr="00CE5D75">
          <w:rPr>
            <w:rFonts w:ascii="Times New Roman" w:hAnsi="Times New Roman" w:cs="Times New Roman"/>
            <w:color w:val="C00000"/>
          </w:rPr>
          <w:t>change in enthalpy, ∆H.</w:t>
        </w:r>
      </w:ins>
    </w:p>
    <w:p w14:paraId="27DACC1F" w14:textId="77777777" w:rsidR="00624CBE" w:rsidRDefault="00624CBE" w:rsidP="00536E22">
      <w:pPr>
        <w:autoSpaceDE w:val="0"/>
        <w:autoSpaceDN w:val="0"/>
        <w:adjustRightInd w:val="0"/>
        <w:spacing w:after="0" w:line="240" w:lineRule="auto"/>
        <w:rPr>
          <w:ins w:id="57" w:author="DIPLARIS, Martha" w:date="2020-05-25T09:08:00Z"/>
          <w:rFonts w:ascii="Times New Roman" w:hAnsi="Times New Roman" w:cs="Times New Roman"/>
          <w:b/>
        </w:rPr>
      </w:pPr>
    </w:p>
    <w:p w14:paraId="13BCF1C4" w14:textId="77777777" w:rsidR="00624CBE" w:rsidRDefault="00624CBE" w:rsidP="00536E22">
      <w:pPr>
        <w:autoSpaceDE w:val="0"/>
        <w:autoSpaceDN w:val="0"/>
        <w:adjustRightInd w:val="0"/>
        <w:spacing w:after="0" w:line="240" w:lineRule="auto"/>
        <w:rPr>
          <w:ins w:id="58" w:author="DIPLARIS, Martha" w:date="2020-05-25T09:08:00Z"/>
          <w:rFonts w:ascii="Times New Roman" w:hAnsi="Times New Roman" w:cs="Times New Roman"/>
          <w:b/>
        </w:rPr>
      </w:pPr>
    </w:p>
    <w:p w14:paraId="38384C38" w14:textId="1945543A" w:rsidR="007B3E26" w:rsidRPr="0020674A" w:rsidRDefault="00E9213F" w:rsidP="00536E22">
      <w:pPr>
        <w:autoSpaceDE w:val="0"/>
        <w:autoSpaceDN w:val="0"/>
        <w:adjustRightInd w:val="0"/>
        <w:spacing w:after="0" w:line="240" w:lineRule="auto"/>
        <w:rPr>
          <w:rFonts w:ascii="Times New Roman" w:hAnsi="Times New Roman" w:cs="Times New Roman"/>
          <w:b/>
        </w:rPr>
      </w:pPr>
      <w:r w:rsidRPr="0020674A">
        <w:rPr>
          <w:rFonts w:ascii="Times New Roman" w:hAnsi="Times New Roman" w:cs="Times New Roman"/>
          <w:b/>
        </w:rPr>
        <w:t>Question 4</w:t>
      </w:r>
    </w:p>
    <w:p w14:paraId="2AA1CFA8" w14:textId="381242FC" w:rsidR="00475E4E" w:rsidRPr="0020674A" w:rsidRDefault="00253EDD" w:rsidP="00536E22">
      <w:pPr>
        <w:autoSpaceDE w:val="0"/>
        <w:autoSpaceDN w:val="0"/>
        <w:adjustRightInd w:val="0"/>
        <w:spacing w:after="0" w:line="240" w:lineRule="auto"/>
        <w:rPr>
          <w:rFonts w:ascii="Times New Roman" w:hAnsi="Times New Roman" w:cs="Times New Roman"/>
        </w:rPr>
      </w:pPr>
      <w:r w:rsidRPr="0020674A">
        <w:rPr>
          <w:rFonts w:ascii="Times New Roman" w:hAnsi="Times New Roman" w:cs="Times New Roman"/>
        </w:rPr>
        <w:t>If the reaction quotient Q has a smaller value than the related equi</w:t>
      </w:r>
      <w:r w:rsidR="0020674A" w:rsidRPr="0020674A">
        <w:rPr>
          <w:rFonts w:ascii="Times New Roman" w:hAnsi="Times New Roman" w:cs="Times New Roman"/>
        </w:rPr>
        <w:t>librium constant, K</w:t>
      </w:r>
    </w:p>
    <w:p w14:paraId="50771892" w14:textId="77777777" w:rsidR="00475E4E" w:rsidRPr="0020674A" w:rsidRDefault="00475E4E" w:rsidP="009D3FE7">
      <w:pPr>
        <w:autoSpaceDE w:val="0"/>
        <w:autoSpaceDN w:val="0"/>
        <w:adjustRightInd w:val="0"/>
        <w:spacing w:after="0" w:line="240" w:lineRule="auto"/>
        <w:ind w:left="567" w:hanging="567"/>
        <w:rPr>
          <w:rFonts w:ascii="Times New Roman" w:hAnsi="Times New Roman" w:cs="Times New Roman"/>
        </w:rPr>
      </w:pPr>
    </w:p>
    <w:p w14:paraId="52975A6D" w14:textId="739A2B79" w:rsidR="00475E4E" w:rsidRPr="0020674A" w:rsidRDefault="00475E4E" w:rsidP="009D3FE7">
      <w:pPr>
        <w:autoSpaceDE w:val="0"/>
        <w:autoSpaceDN w:val="0"/>
        <w:adjustRightInd w:val="0"/>
        <w:spacing w:after="0" w:line="240" w:lineRule="auto"/>
        <w:ind w:left="567" w:hanging="567"/>
        <w:rPr>
          <w:rFonts w:ascii="Times New Roman" w:hAnsi="Times New Roman" w:cs="Times New Roman"/>
        </w:rPr>
      </w:pPr>
      <w:r w:rsidRPr="0020674A">
        <w:rPr>
          <w:rFonts w:ascii="Times New Roman" w:hAnsi="Times New Roman" w:cs="Times New Roman"/>
        </w:rPr>
        <w:t>A</w:t>
      </w:r>
      <w:r w:rsidR="00253EDD" w:rsidRPr="0020674A">
        <w:rPr>
          <w:rFonts w:ascii="Times New Roman" w:hAnsi="Times New Roman" w:cs="Times New Roman"/>
        </w:rPr>
        <w:t xml:space="preserve">. </w:t>
      </w:r>
      <w:r w:rsidR="009D3FE7">
        <w:rPr>
          <w:rFonts w:ascii="Times New Roman" w:hAnsi="Times New Roman" w:cs="Times New Roman"/>
        </w:rPr>
        <w:tab/>
      </w:r>
      <w:r w:rsidR="00253EDD" w:rsidRPr="0020674A">
        <w:rPr>
          <w:rFonts w:ascii="Times New Roman" w:hAnsi="Times New Roman" w:cs="Times New Roman"/>
        </w:rPr>
        <w:t xml:space="preserve">the reaction is at equilibrium. </w:t>
      </w:r>
    </w:p>
    <w:p w14:paraId="0ACA4BBF" w14:textId="3F401A8F" w:rsidR="00475E4E" w:rsidRPr="0020674A" w:rsidRDefault="00475E4E" w:rsidP="009D3FE7">
      <w:pPr>
        <w:autoSpaceDE w:val="0"/>
        <w:autoSpaceDN w:val="0"/>
        <w:adjustRightInd w:val="0"/>
        <w:spacing w:after="0" w:line="240" w:lineRule="auto"/>
        <w:ind w:left="567" w:hanging="567"/>
        <w:rPr>
          <w:rFonts w:ascii="Times New Roman" w:hAnsi="Times New Roman" w:cs="Times New Roman"/>
        </w:rPr>
      </w:pPr>
      <w:r w:rsidRPr="0020674A">
        <w:rPr>
          <w:rFonts w:ascii="Times New Roman" w:hAnsi="Times New Roman" w:cs="Times New Roman"/>
        </w:rPr>
        <w:t>B</w:t>
      </w:r>
      <w:r w:rsidR="00253EDD" w:rsidRPr="0020674A">
        <w:rPr>
          <w:rFonts w:ascii="Times New Roman" w:hAnsi="Times New Roman" w:cs="Times New Roman"/>
        </w:rPr>
        <w:t xml:space="preserve">. </w:t>
      </w:r>
      <w:r w:rsidR="009D3FE7">
        <w:rPr>
          <w:rFonts w:ascii="Times New Roman" w:hAnsi="Times New Roman" w:cs="Times New Roman"/>
        </w:rPr>
        <w:tab/>
      </w:r>
      <w:r w:rsidR="00253EDD" w:rsidRPr="0020674A">
        <w:rPr>
          <w:rFonts w:ascii="Times New Roman" w:hAnsi="Times New Roman" w:cs="Times New Roman"/>
        </w:rPr>
        <w:t xml:space="preserve">the reaction is not at equilibrium, and will make more products at the expense of reactants. </w:t>
      </w:r>
    </w:p>
    <w:p w14:paraId="5EE341A1" w14:textId="32E952A7" w:rsidR="00475E4E" w:rsidRPr="0020674A" w:rsidRDefault="00475E4E" w:rsidP="009D3FE7">
      <w:pPr>
        <w:autoSpaceDE w:val="0"/>
        <w:autoSpaceDN w:val="0"/>
        <w:adjustRightInd w:val="0"/>
        <w:spacing w:after="0" w:line="240" w:lineRule="auto"/>
        <w:ind w:left="567" w:hanging="567"/>
        <w:rPr>
          <w:rFonts w:ascii="Times New Roman" w:hAnsi="Times New Roman" w:cs="Times New Roman"/>
        </w:rPr>
      </w:pPr>
      <w:r w:rsidRPr="0020674A">
        <w:rPr>
          <w:rFonts w:ascii="Times New Roman" w:hAnsi="Times New Roman" w:cs="Times New Roman"/>
        </w:rPr>
        <w:t>C</w:t>
      </w:r>
      <w:r w:rsidR="00253EDD" w:rsidRPr="0020674A">
        <w:rPr>
          <w:rFonts w:ascii="Times New Roman" w:hAnsi="Times New Roman" w:cs="Times New Roman"/>
        </w:rPr>
        <w:t xml:space="preserve">. </w:t>
      </w:r>
      <w:r w:rsidR="009D3FE7">
        <w:rPr>
          <w:rFonts w:ascii="Times New Roman" w:hAnsi="Times New Roman" w:cs="Times New Roman"/>
        </w:rPr>
        <w:tab/>
      </w:r>
      <w:r w:rsidR="00253EDD" w:rsidRPr="0020674A">
        <w:rPr>
          <w:rFonts w:ascii="Times New Roman" w:hAnsi="Times New Roman" w:cs="Times New Roman"/>
        </w:rPr>
        <w:t xml:space="preserve">the reaction is not at equilibrium, and will make more reactants at the expense of products. </w:t>
      </w:r>
    </w:p>
    <w:p w14:paraId="670A7681" w14:textId="51E1B0A0" w:rsidR="00253EDD" w:rsidRPr="0020674A" w:rsidRDefault="00475E4E" w:rsidP="009D3FE7">
      <w:pPr>
        <w:autoSpaceDE w:val="0"/>
        <w:autoSpaceDN w:val="0"/>
        <w:adjustRightInd w:val="0"/>
        <w:spacing w:after="0" w:line="240" w:lineRule="auto"/>
        <w:ind w:left="567" w:hanging="567"/>
        <w:rPr>
          <w:rFonts w:ascii="Times New Roman" w:hAnsi="Times New Roman" w:cs="Times New Roman"/>
        </w:rPr>
      </w:pPr>
      <w:r w:rsidRPr="0020674A">
        <w:rPr>
          <w:rFonts w:ascii="Times New Roman" w:hAnsi="Times New Roman" w:cs="Times New Roman"/>
        </w:rPr>
        <w:t>D</w:t>
      </w:r>
      <w:r w:rsidR="00253EDD" w:rsidRPr="0020674A">
        <w:rPr>
          <w:rFonts w:ascii="Times New Roman" w:hAnsi="Times New Roman" w:cs="Times New Roman"/>
        </w:rPr>
        <w:t>.</w:t>
      </w:r>
      <w:r w:rsidR="009D3FE7">
        <w:rPr>
          <w:rFonts w:ascii="Times New Roman" w:hAnsi="Times New Roman" w:cs="Times New Roman"/>
        </w:rPr>
        <w:tab/>
      </w:r>
      <w:r w:rsidR="00253EDD" w:rsidRPr="0020674A">
        <w:rPr>
          <w:rFonts w:ascii="Times New Roman" w:hAnsi="Times New Roman" w:cs="Times New Roman"/>
        </w:rPr>
        <w:t>the value of K will decrease until it is equal to Q</w:t>
      </w:r>
    </w:p>
    <w:p w14:paraId="483E4AF0" w14:textId="2DC4B46D" w:rsidR="00475E4E" w:rsidRDefault="00475E4E" w:rsidP="00536E22">
      <w:pPr>
        <w:autoSpaceDE w:val="0"/>
        <w:autoSpaceDN w:val="0"/>
        <w:adjustRightInd w:val="0"/>
        <w:spacing w:after="0" w:line="240" w:lineRule="auto"/>
      </w:pPr>
    </w:p>
    <w:p w14:paraId="6CA230CA" w14:textId="77777777" w:rsidR="006E3BC1" w:rsidRPr="0020674A" w:rsidRDefault="006E3BC1" w:rsidP="006E3BC1">
      <w:pPr>
        <w:autoSpaceDE w:val="0"/>
        <w:autoSpaceDN w:val="0"/>
        <w:adjustRightInd w:val="0"/>
        <w:spacing w:after="0" w:line="240" w:lineRule="auto"/>
        <w:rPr>
          <w:ins w:id="59" w:author="DIPLARIS, Martha" w:date="2020-06-04T12:32:00Z"/>
          <w:rFonts w:ascii="Times New Roman" w:hAnsi="Times New Roman" w:cs="Times New Roman"/>
          <w:color w:val="C00000"/>
        </w:rPr>
      </w:pPr>
      <w:ins w:id="60" w:author="DIPLARIS, Martha" w:date="2020-06-04T12:32:00Z">
        <w:r w:rsidRPr="0020674A">
          <w:rPr>
            <w:rFonts w:ascii="Times New Roman" w:hAnsi="Times New Roman" w:cs="Times New Roman"/>
            <w:color w:val="C00000"/>
          </w:rPr>
          <w:t>Answer: B</w:t>
        </w:r>
      </w:ins>
    </w:p>
    <w:p w14:paraId="2536AEC5" w14:textId="77777777" w:rsidR="006E3BC1" w:rsidRPr="0020674A" w:rsidRDefault="006E3BC1" w:rsidP="006E3BC1">
      <w:pPr>
        <w:autoSpaceDE w:val="0"/>
        <w:autoSpaceDN w:val="0"/>
        <w:adjustRightInd w:val="0"/>
        <w:spacing w:after="0" w:line="240" w:lineRule="auto"/>
        <w:rPr>
          <w:ins w:id="61" w:author="DIPLARIS, Martha" w:date="2020-06-04T12:32:00Z"/>
          <w:rFonts w:ascii="Times New Roman" w:hAnsi="Times New Roman" w:cs="Times New Roman"/>
          <w:color w:val="C00000"/>
        </w:rPr>
      </w:pPr>
      <w:ins w:id="62" w:author="DIPLARIS, Martha" w:date="2020-06-04T12:32:00Z">
        <w:r w:rsidRPr="0020674A">
          <w:rPr>
            <w:rFonts w:ascii="Times New Roman" w:hAnsi="Times New Roman" w:cs="Times New Roman"/>
            <w:color w:val="C00000"/>
          </w:rPr>
          <w:t>Since Q&lt;K,  the reaction shifts to the right towards the products to increase Q and reach equilibrium</w:t>
        </w:r>
      </w:ins>
    </w:p>
    <w:p w14:paraId="3DDB8479" w14:textId="77777777" w:rsidR="006E3BC1" w:rsidRDefault="006E3BC1" w:rsidP="006E3BC1">
      <w:pPr>
        <w:autoSpaceDE w:val="0"/>
        <w:autoSpaceDN w:val="0"/>
        <w:adjustRightInd w:val="0"/>
        <w:spacing w:after="0" w:line="240" w:lineRule="auto"/>
        <w:rPr>
          <w:ins w:id="63" w:author="DIPLARIS, Martha" w:date="2020-06-04T12:32:00Z"/>
          <w:b/>
          <w:color w:val="C00000"/>
        </w:rPr>
      </w:pPr>
    </w:p>
    <w:p w14:paraId="3850D8D1" w14:textId="79F4D419" w:rsidR="009C6EF8" w:rsidRDefault="009C6EF8" w:rsidP="00475E4E">
      <w:pPr>
        <w:autoSpaceDE w:val="0"/>
        <w:autoSpaceDN w:val="0"/>
        <w:adjustRightInd w:val="0"/>
        <w:spacing w:after="0" w:line="240" w:lineRule="auto"/>
        <w:rPr>
          <w:rFonts w:ascii="Times New Roman" w:hAnsi="Times New Roman" w:cs="Times New Roman"/>
          <w:color w:val="C00000"/>
        </w:rPr>
      </w:pPr>
    </w:p>
    <w:p w14:paraId="4079B187" w14:textId="77777777" w:rsidR="00864F85" w:rsidRDefault="00864F85" w:rsidP="00475E4E">
      <w:pPr>
        <w:autoSpaceDE w:val="0"/>
        <w:autoSpaceDN w:val="0"/>
        <w:adjustRightInd w:val="0"/>
        <w:spacing w:after="0" w:line="240" w:lineRule="auto"/>
        <w:rPr>
          <w:rFonts w:ascii="Times New Roman" w:hAnsi="Times New Roman" w:cs="Times New Roman"/>
          <w:color w:val="C00000"/>
        </w:rPr>
      </w:pPr>
    </w:p>
    <w:p w14:paraId="15E46907" w14:textId="1ABF4F45" w:rsidR="002E3DE1" w:rsidRPr="0020674A" w:rsidRDefault="002E3DE1" w:rsidP="00475E4E">
      <w:pPr>
        <w:autoSpaceDE w:val="0"/>
        <w:autoSpaceDN w:val="0"/>
        <w:adjustRightInd w:val="0"/>
        <w:spacing w:after="0" w:line="240" w:lineRule="auto"/>
        <w:rPr>
          <w:rFonts w:ascii="Times New Roman" w:hAnsi="Times New Roman" w:cs="Times New Roman"/>
          <w:b/>
        </w:rPr>
      </w:pPr>
      <w:r w:rsidRPr="0020674A">
        <w:rPr>
          <w:rFonts w:ascii="Times New Roman" w:hAnsi="Times New Roman" w:cs="Times New Roman"/>
          <w:b/>
        </w:rPr>
        <w:t>Question 5</w:t>
      </w:r>
    </w:p>
    <w:p w14:paraId="64160435" w14:textId="614F638E" w:rsidR="00534C69" w:rsidRDefault="002457F0" w:rsidP="00475E4E">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If </w:t>
      </w:r>
      <w:r w:rsidRPr="0020674A">
        <w:rPr>
          <w:rFonts w:ascii="Times New Roman" w:hAnsi="Times New Roman" w:cs="Times New Roman"/>
        </w:rPr>
        <w:t xml:space="preserve">0.10 mol of </w:t>
      </w:r>
      <w:r>
        <w:rPr>
          <w:rFonts w:ascii="Times New Roman" w:hAnsi="Times New Roman" w:cs="Times New Roman"/>
        </w:rPr>
        <w:t xml:space="preserve">gas </w:t>
      </w:r>
      <w:r w:rsidRPr="0020674A">
        <w:rPr>
          <w:rFonts w:ascii="Times New Roman" w:hAnsi="Times New Roman" w:cs="Times New Roman"/>
        </w:rPr>
        <w:t xml:space="preserve">A and </w:t>
      </w:r>
      <w:r>
        <w:rPr>
          <w:rFonts w:ascii="Times New Roman" w:hAnsi="Times New Roman" w:cs="Times New Roman"/>
        </w:rPr>
        <w:t xml:space="preserve">0.10 mol of gas </w:t>
      </w:r>
      <w:r w:rsidRPr="0020674A">
        <w:rPr>
          <w:rFonts w:ascii="Times New Roman" w:hAnsi="Times New Roman" w:cs="Times New Roman"/>
        </w:rPr>
        <w:t xml:space="preserve">B </w:t>
      </w:r>
      <w:r>
        <w:rPr>
          <w:rFonts w:ascii="Times New Roman" w:hAnsi="Times New Roman" w:cs="Times New Roman"/>
        </w:rPr>
        <w:t xml:space="preserve">are initially added to a 1L container, which </w:t>
      </w:r>
      <w:r w:rsidRPr="0020674A">
        <w:rPr>
          <w:rFonts w:ascii="Times New Roman" w:hAnsi="Times New Roman" w:cs="Times New Roman"/>
        </w:rPr>
        <w:t xml:space="preserve">of the following must be true once the mixture achieves equilibrium? </w:t>
      </w:r>
    </w:p>
    <w:p w14:paraId="4DD61B31" w14:textId="77777777" w:rsidR="009C6EF8" w:rsidRPr="0020674A" w:rsidRDefault="009C6EF8" w:rsidP="00475E4E">
      <w:pPr>
        <w:autoSpaceDE w:val="0"/>
        <w:autoSpaceDN w:val="0"/>
        <w:adjustRightInd w:val="0"/>
        <w:spacing w:after="0" w:line="240" w:lineRule="auto"/>
        <w:rPr>
          <w:rFonts w:ascii="Times New Roman" w:hAnsi="Times New Roman" w:cs="Times New Roman"/>
        </w:rPr>
      </w:pPr>
    </w:p>
    <w:p w14:paraId="3044C085" w14:textId="7549C64B" w:rsidR="009C6EF8" w:rsidRPr="00922F15" w:rsidRDefault="009C6EF8" w:rsidP="009C6EF8">
      <w:pPr>
        <w:autoSpaceDE w:val="0"/>
        <w:autoSpaceDN w:val="0"/>
        <w:adjustRightInd w:val="0"/>
        <w:spacing w:after="0" w:line="360" w:lineRule="auto"/>
        <w:rPr>
          <w:rFonts w:ascii="Times New Roman" w:hAnsi="Times New Roman" w:cs="Times New Roman"/>
        </w:rPr>
      </w:pPr>
      <w:r w:rsidRPr="00922F15">
        <w:rPr>
          <w:rFonts w:ascii="Times New Roman" w:hAnsi="Times New Roman" w:cs="Times New Roman"/>
        </w:rPr>
        <w:t xml:space="preserve">                                                      A     +      2B      </w:t>
      </w:r>
      <m:oMath>
        <m:r>
          <w:rPr>
            <w:rFonts w:ascii="Cambria Math" w:hAnsi="Cambria Math" w:cs="Times New Roman"/>
          </w:rPr>
          <m:t>⇌</m:t>
        </m:r>
      </m:oMath>
      <w:r w:rsidRPr="00922F15">
        <w:rPr>
          <w:rFonts w:ascii="Times New Roman" w:eastAsiaTheme="minorEastAsia" w:hAnsi="Times New Roman" w:cs="Times New Roman"/>
        </w:rPr>
        <w:t xml:space="preserve"> </w:t>
      </w:r>
      <w:r w:rsidRPr="00922F15">
        <w:rPr>
          <w:rFonts w:ascii="Times New Roman" w:hAnsi="Times New Roman" w:cs="Times New Roman"/>
          <w:sz w:val="36"/>
          <w:szCs w:val="36"/>
        </w:rPr>
        <w:t xml:space="preserve">     </w:t>
      </w:r>
      <w:r w:rsidRPr="00922F15">
        <w:rPr>
          <w:rFonts w:ascii="Times New Roman" w:hAnsi="Times New Roman" w:cs="Times New Roman"/>
        </w:rPr>
        <w:t xml:space="preserve">2C </w:t>
      </w:r>
      <w:r>
        <w:rPr>
          <w:rFonts w:ascii="Times New Roman" w:hAnsi="Times New Roman" w:cs="Times New Roman"/>
        </w:rPr>
        <w:t xml:space="preserve">                    </w:t>
      </w:r>
      <w:r w:rsidRPr="00922F15">
        <w:rPr>
          <w:rFonts w:ascii="Times New Roman" w:hAnsi="Times New Roman" w:cs="Times New Roman"/>
        </w:rPr>
        <w:t xml:space="preserve">     K</w:t>
      </w:r>
      <w:r w:rsidRPr="009C6EF8">
        <w:rPr>
          <w:rFonts w:ascii="Times New Roman" w:hAnsi="Times New Roman" w:cs="Times New Roman"/>
          <w:vertAlign w:val="subscript"/>
        </w:rPr>
        <w:t>c</w:t>
      </w:r>
      <w:r w:rsidRPr="00922F15">
        <w:rPr>
          <w:rFonts w:ascii="Times New Roman" w:hAnsi="Times New Roman" w:cs="Times New Roman"/>
        </w:rPr>
        <w:t xml:space="preserve"> = 320</w:t>
      </w:r>
      <w:r w:rsidR="009D3FE7">
        <w:rPr>
          <w:rFonts w:ascii="Times New Roman" w:hAnsi="Times New Roman" w:cs="Times New Roman"/>
        </w:rPr>
        <w:t xml:space="preserve"> M</w:t>
      </w:r>
      <w:r w:rsidR="009D3FE7" w:rsidRPr="009D3FE7">
        <w:rPr>
          <w:rFonts w:ascii="Times New Roman" w:hAnsi="Times New Roman" w:cs="Times New Roman"/>
          <w:vertAlign w:val="superscript"/>
        </w:rPr>
        <w:t>-1</w:t>
      </w:r>
    </w:p>
    <w:p w14:paraId="589A6C95" w14:textId="77777777" w:rsidR="009C6EF8" w:rsidRPr="00922F15" w:rsidRDefault="009C6EF8" w:rsidP="009C6EF8">
      <w:pPr>
        <w:pStyle w:val="ListParagraph"/>
        <w:numPr>
          <w:ilvl w:val="0"/>
          <w:numId w:val="13"/>
        </w:numPr>
        <w:autoSpaceDE w:val="0"/>
        <w:autoSpaceDN w:val="0"/>
        <w:adjustRightInd w:val="0"/>
        <w:spacing w:after="0" w:line="360" w:lineRule="auto"/>
        <w:rPr>
          <w:rFonts w:ascii="Times New Roman" w:hAnsi="Times New Roman" w:cs="Times New Roman"/>
          <w:b/>
        </w:rPr>
      </w:pPr>
      <w:r w:rsidRPr="00922F15">
        <w:rPr>
          <w:rFonts w:ascii="Times New Roman" w:hAnsi="Times New Roman" w:cs="Times New Roman"/>
        </w:rPr>
        <w:t xml:space="preserve">[A] = [B] </w:t>
      </w:r>
    </w:p>
    <w:p w14:paraId="374467CC" w14:textId="77777777" w:rsidR="009C6EF8" w:rsidRPr="00922F15" w:rsidRDefault="009C6EF8" w:rsidP="009C6EF8">
      <w:pPr>
        <w:pStyle w:val="ListParagraph"/>
        <w:numPr>
          <w:ilvl w:val="0"/>
          <w:numId w:val="13"/>
        </w:numPr>
        <w:autoSpaceDE w:val="0"/>
        <w:autoSpaceDN w:val="0"/>
        <w:adjustRightInd w:val="0"/>
        <w:spacing w:after="0" w:line="360" w:lineRule="auto"/>
        <w:rPr>
          <w:rFonts w:ascii="Times New Roman" w:hAnsi="Times New Roman" w:cs="Times New Roman"/>
          <w:b/>
        </w:rPr>
      </w:pPr>
      <w:r w:rsidRPr="00922F15">
        <w:rPr>
          <w:rFonts w:ascii="Times New Roman" w:hAnsi="Times New Roman" w:cs="Times New Roman"/>
        </w:rPr>
        <w:t xml:space="preserve">[B] = 2[C] </w:t>
      </w:r>
    </w:p>
    <w:p w14:paraId="564EC484" w14:textId="77777777" w:rsidR="009C6EF8" w:rsidRPr="00922F15" w:rsidRDefault="009C6EF8" w:rsidP="009C6EF8">
      <w:pPr>
        <w:pStyle w:val="ListParagraph"/>
        <w:numPr>
          <w:ilvl w:val="0"/>
          <w:numId w:val="13"/>
        </w:numPr>
        <w:autoSpaceDE w:val="0"/>
        <w:autoSpaceDN w:val="0"/>
        <w:adjustRightInd w:val="0"/>
        <w:spacing w:after="0" w:line="360" w:lineRule="auto"/>
        <w:rPr>
          <w:rFonts w:ascii="Times New Roman" w:hAnsi="Times New Roman" w:cs="Times New Roman"/>
          <w:b/>
        </w:rPr>
      </w:pPr>
      <w:r w:rsidRPr="00922F15">
        <w:rPr>
          <w:rFonts w:ascii="Times New Roman" w:hAnsi="Times New Roman" w:cs="Times New Roman"/>
        </w:rPr>
        <w:t xml:space="preserve">[A] &lt; [B] </w:t>
      </w:r>
    </w:p>
    <w:p w14:paraId="26D5D9C4" w14:textId="77777777" w:rsidR="009C6EF8" w:rsidRPr="00922F15" w:rsidRDefault="009C6EF8" w:rsidP="009C6EF8">
      <w:pPr>
        <w:pStyle w:val="ListParagraph"/>
        <w:numPr>
          <w:ilvl w:val="0"/>
          <w:numId w:val="13"/>
        </w:numPr>
        <w:autoSpaceDE w:val="0"/>
        <w:autoSpaceDN w:val="0"/>
        <w:adjustRightInd w:val="0"/>
        <w:spacing w:after="0" w:line="360" w:lineRule="auto"/>
        <w:rPr>
          <w:rFonts w:ascii="Times New Roman" w:hAnsi="Times New Roman" w:cs="Times New Roman"/>
          <w:b/>
        </w:rPr>
      </w:pPr>
      <w:r w:rsidRPr="00922F15">
        <w:rPr>
          <w:rFonts w:ascii="Times New Roman" w:hAnsi="Times New Roman" w:cs="Times New Roman"/>
        </w:rPr>
        <w:t>[A] &gt; [B]</w:t>
      </w:r>
    </w:p>
    <w:p w14:paraId="750FF790" w14:textId="77777777" w:rsidR="009C6EF8" w:rsidRDefault="009C6EF8" w:rsidP="009C6EF8">
      <w:pPr>
        <w:autoSpaceDE w:val="0"/>
        <w:autoSpaceDN w:val="0"/>
        <w:adjustRightInd w:val="0"/>
        <w:spacing w:after="0" w:line="240" w:lineRule="auto"/>
      </w:pPr>
    </w:p>
    <w:p w14:paraId="630873ED" w14:textId="77777777" w:rsidR="006E3BC1" w:rsidRPr="000F14CC" w:rsidRDefault="006E3BC1" w:rsidP="006E3BC1">
      <w:pPr>
        <w:autoSpaceDE w:val="0"/>
        <w:autoSpaceDN w:val="0"/>
        <w:adjustRightInd w:val="0"/>
        <w:spacing w:after="0" w:line="240" w:lineRule="auto"/>
        <w:rPr>
          <w:ins w:id="64" w:author="DIPLARIS, Martha" w:date="2020-06-04T12:32:00Z"/>
          <w:rFonts w:ascii="Times New Roman" w:hAnsi="Times New Roman" w:cs="Times New Roman"/>
          <w:color w:val="C00000"/>
        </w:rPr>
      </w:pPr>
      <w:ins w:id="65" w:author="DIPLARIS, Martha" w:date="2020-06-04T12:32:00Z">
        <w:r w:rsidRPr="000F14CC">
          <w:rPr>
            <w:rFonts w:ascii="Times New Roman" w:hAnsi="Times New Roman" w:cs="Times New Roman"/>
            <w:color w:val="C00000"/>
          </w:rPr>
          <w:t>Answer: D</w:t>
        </w:r>
      </w:ins>
    </w:p>
    <w:p w14:paraId="56544262" w14:textId="77777777" w:rsidR="006E3BC1" w:rsidRPr="000F14CC" w:rsidRDefault="006E3BC1" w:rsidP="006E3BC1">
      <w:pPr>
        <w:autoSpaceDE w:val="0"/>
        <w:autoSpaceDN w:val="0"/>
        <w:adjustRightInd w:val="0"/>
        <w:spacing w:after="0" w:line="240" w:lineRule="auto"/>
        <w:rPr>
          <w:ins w:id="66" w:author="DIPLARIS, Martha" w:date="2020-06-04T12:32:00Z"/>
          <w:rFonts w:ascii="Times New Roman" w:hAnsi="Times New Roman" w:cs="Times New Roman"/>
          <w:color w:val="C00000"/>
        </w:rPr>
      </w:pPr>
      <w:ins w:id="67" w:author="DIPLARIS, Martha" w:date="2020-06-04T12:32:00Z">
        <w:r w:rsidRPr="000F14CC">
          <w:rPr>
            <w:rFonts w:ascii="Times New Roman" w:hAnsi="Times New Roman" w:cs="Times New Roman"/>
            <w:noProof/>
            <w:color w:val="C00000"/>
            <w:lang w:eastAsia="en-AU"/>
          </w:rPr>
          <mc:AlternateContent>
            <mc:Choice Requires="wps">
              <w:drawing>
                <wp:anchor distT="0" distB="0" distL="114300" distR="114300" simplePos="0" relativeHeight="251704320" behindDoc="0" locked="0" layoutInCell="1" allowOverlap="1" wp14:anchorId="5DEFAC5D" wp14:editId="4EB44327">
                  <wp:simplePos x="0" y="0"/>
                  <wp:positionH relativeFrom="margin">
                    <wp:posOffset>4594860</wp:posOffset>
                  </wp:positionH>
                  <wp:positionV relativeFrom="paragraph">
                    <wp:posOffset>170180</wp:posOffset>
                  </wp:positionV>
                  <wp:extent cx="1631950" cy="1936750"/>
                  <wp:effectExtent l="0" t="0" r="25400" b="25400"/>
                  <wp:wrapNone/>
                  <wp:docPr id="35" name="Text Box 35"/>
                  <wp:cNvGraphicFramePr/>
                  <a:graphic xmlns:a="http://schemas.openxmlformats.org/drawingml/2006/main">
                    <a:graphicData uri="http://schemas.microsoft.com/office/word/2010/wordprocessingShape">
                      <wps:wsp>
                        <wps:cNvSpPr txBox="1"/>
                        <wps:spPr>
                          <a:xfrm>
                            <a:off x="0" y="0"/>
                            <a:ext cx="1631950" cy="1936750"/>
                          </a:xfrm>
                          <a:prstGeom prst="rect">
                            <a:avLst/>
                          </a:prstGeom>
                          <a:solidFill>
                            <a:schemeClr val="lt1"/>
                          </a:solidFill>
                          <a:ln w="6350">
                            <a:solidFill>
                              <a:prstClr val="black"/>
                            </a:solidFill>
                          </a:ln>
                        </wps:spPr>
                        <wps:txbx>
                          <w:txbxContent>
                            <w:p w14:paraId="28ED4E2B" w14:textId="77777777" w:rsidR="005B43FD" w:rsidRPr="00534C69" w:rsidRDefault="005B43FD" w:rsidP="006E3BC1">
                              <w:pPr>
                                <w:rPr>
                                  <w:color w:val="C00000"/>
                                </w:rPr>
                              </w:pPr>
                              <w:r>
                                <w:rPr>
                                  <w:color w:val="C00000"/>
                                </w:rPr>
                                <w:t>Limiting Working:</w:t>
                              </w:r>
                            </w:p>
                            <w:p w14:paraId="32DC85E3" w14:textId="77777777" w:rsidR="005B43FD" w:rsidRPr="00534C69" w:rsidRDefault="005B43FD" w:rsidP="006E3BC1">
                              <w:pPr>
                                <w:rPr>
                                  <w:color w:val="C00000"/>
                                </w:rPr>
                              </w:pPr>
                              <w:r w:rsidRPr="00534C69">
                                <w:rPr>
                                  <w:color w:val="C00000"/>
                                </w:rPr>
                                <w:t>n(A) = ½ x n(B)</w:t>
                              </w:r>
                            </w:p>
                            <w:p w14:paraId="51092D21" w14:textId="77777777" w:rsidR="005B43FD" w:rsidRPr="00534C69" w:rsidRDefault="005B43FD" w:rsidP="006E3BC1">
                              <w:pPr>
                                <w:rPr>
                                  <w:color w:val="C00000"/>
                                </w:rPr>
                              </w:pPr>
                              <w:r w:rsidRPr="00534C69">
                                <w:rPr>
                                  <w:color w:val="C00000"/>
                                </w:rPr>
                                <w:t xml:space="preserve">        = ½ x 0.10</w:t>
                              </w:r>
                            </w:p>
                            <w:p w14:paraId="681538C2" w14:textId="77777777" w:rsidR="005B43FD" w:rsidRPr="00534C69" w:rsidRDefault="005B43FD" w:rsidP="006E3BC1">
                              <w:pPr>
                                <w:rPr>
                                  <w:color w:val="C00000"/>
                                </w:rPr>
                              </w:pPr>
                              <w:r w:rsidRPr="00534C69">
                                <w:rPr>
                                  <w:color w:val="C00000"/>
                                </w:rPr>
                                <w:t xml:space="preserve">        =0.05 mol</w:t>
                              </w:r>
                            </w:p>
                            <w:p w14:paraId="112F484A" w14:textId="77777777" w:rsidR="005B43FD" w:rsidRPr="00534C69" w:rsidRDefault="005B43FD" w:rsidP="006E3BC1">
                              <w:pPr>
                                <w:rPr>
                                  <w:color w:val="C00000"/>
                                </w:rPr>
                              </w:pPr>
                              <w:r w:rsidRPr="00534C69">
                                <w:rPr>
                                  <w:color w:val="C00000"/>
                                </w:rPr>
                                <w:t>A-limiting reactant</w:t>
                              </w:r>
                            </w:p>
                            <w:p w14:paraId="5DF5023E" w14:textId="77777777" w:rsidR="005B43FD" w:rsidRPr="00534C69" w:rsidRDefault="005B43FD" w:rsidP="006E3BC1">
                              <w:pPr>
                                <w:rPr>
                                  <w:color w:val="C00000"/>
                                </w:rPr>
                              </w:pPr>
                              <w:r w:rsidRPr="00534C69">
                                <w:rPr>
                                  <w:color w:val="C00000"/>
                                </w:rPr>
                                <w:t>B-excess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EFAC5D" id="Text Box 35" o:spid="_x0000_s1029" type="#_x0000_t202" style="position:absolute;margin-left:361.8pt;margin-top:13.4pt;width:128.5pt;height:152.5pt;z-index:2517043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" fillcolor="white [3201]" strokeweight=".5pt">
                  <v:textbox>
                    <w:txbxContent>
                      <w:p w14:paraId="28ED4E2B" w14:textId="77777777" w:rsidR="005B43FD" w:rsidRPr="00534C69" w:rsidRDefault="005B43FD" w:rsidP="006E3BC1">
                        <w:pPr>
                          <w:rPr>
                            <w:color w:val="C00000"/>
                          </w:rPr>
                        </w:pPr>
                        <w:r>
                          <w:rPr>
                            <w:color w:val="C00000"/>
                          </w:rPr>
                          <w:t>Limiting Working:</w:t>
                        </w:r>
                      </w:p>
                      <w:p w14:paraId="32DC85E3" w14:textId="77777777" w:rsidR="005B43FD" w:rsidRPr="00534C69" w:rsidRDefault="005B43FD" w:rsidP="006E3BC1">
                        <w:pPr>
                          <w:rPr>
                            <w:color w:val="C00000"/>
                          </w:rPr>
                        </w:pPr>
                        <w:r w:rsidRPr="00534C69">
                          <w:rPr>
                            <w:color w:val="C00000"/>
                          </w:rPr>
                          <w:t>n(A) = ½ x n(B)</w:t>
                        </w:r>
                      </w:p>
                      <w:p w14:paraId="51092D21" w14:textId="77777777" w:rsidR="005B43FD" w:rsidRPr="00534C69" w:rsidRDefault="005B43FD" w:rsidP="006E3BC1">
                        <w:pPr>
                          <w:rPr>
                            <w:color w:val="C00000"/>
                          </w:rPr>
                        </w:pPr>
                        <w:r w:rsidRPr="00534C69">
                          <w:rPr>
                            <w:color w:val="C00000"/>
                          </w:rPr>
                          <w:t xml:space="preserve">        = ½ x 0.10</w:t>
                        </w:r>
                      </w:p>
                      <w:p w14:paraId="681538C2" w14:textId="77777777" w:rsidR="005B43FD" w:rsidRPr="00534C69" w:rsidRDefault="005B43FD" w:rsidP="006E3BC1">
                        <w:pPr>
                          <w:rPr>
                            <w:color w:val="C00000"/>
                          </w:rPr>
                        </w:pPr>
                        <w:r w:rsidRPr="00534C69">
                          <w:rPr>
                            <w:color w:val="C00000"/>
                          </w:rPr>
                          <w:t xml:space="preserve">        =0.05 mol</w:t>
                        </w:r>
                      </w:p>
                      <w:p w14:paraId="112F484A" w14:textId="77777777" w:rsidR="005B43FD" w:rsidRPr="00534C69" w:rsidRDefault="005B43FD" w:rsidP="006E3BC1">
                        <w:pPr>
                          <w:rPr>
                            <w:color w:val="C00000"/>
                          </w:rPr>
                        </w:pPr>
                        <w:r w:rsidRPr="00534C69">
                          <w:rPr>
                            <w:color w:val="C00000"/>
                          </w:rPr>
                          <w:t>A-limiting reactant</w:t>
                        </w:r>
                      </w:p>
                      <w:p w14:paraId="5DF5023E" w14:textId="77777777" w:rsidR="005B43FD" w:rsidRPr="00534C69" w:rsidRDefault="005B43FD" w:rsidP="006E3BC1">
                        <w:pPr>
                          <w:rPr>
                            <w:color w:val="C00000"/>
                          </w:rPr>
                        </w:pPr>
                        <w:r w:rsidRPr="00534C69">
                          <w:rPr>
                            <w:color w:val="C00000"/>
                          </w:rPr>
                          <w:t>B-excess</w:t>
                        </w:r>
                      </w:p>
                    </w:txbxContent>
                  </v:textbox>
                  <w10:wrap anchorx="margin"/>
                </v:shape>
              </w:pict>
            </mc:Fallback>
          </mc:AlternateContent>
        </w:r>
      </w:ins>
    </w:p>
    <w:tbl>
      <w:tblPr>
        <w:tblStyle w:val="TableGrid"/>
        <w:tblW w:w="0" w:type="auto"/>
        <w:tblLook w:val="04A0" w:firstRow="1" w:lastRow="0" w:firstColumn="1" w:lastColumn="0" w:noHBand="0" w:noVBand="1"/>
      </w:tblPr>
      <w:tblGrid>
        <w:gridCol w:w="562"/>
        <w:gridCol w:w="2173"/>
        <w:gridCol w:w="2174"/>
        <w:gridCol w:w="2174"/>
      </w:tblGrid>
      <w:tr w:rsidR="006E3BC1" w:rsidRPr="000F14CC" w14:paraId="210BF135" w14:textId="77777777" w:rsidTr="005B43FD">
        <w:trPr>
          <w:ins w:id="68" w:author="DIPLARIS, Martha" w:date="2020-06-04T12:32:00Z"/>
        </w:trPr>
        <w:tc>
          <w:tcPr>
            <w:tcW w:w="562" w:type="dxa"/>
          </w:tcPr>
          <w:p w14:paraId="79838A08" w14:textId="77777777" w:rsidR="006E3BC1" w:rsidRPr="000F14CC" w:rsidRDefault="006E3BC1" w:rsidP="005B43FD">
            <w:pPr>
              <w:autoSpaceDE w:val="0"/>
              <w:autoSpaceDN w:val="0"/>
              <w:adjustRightInd w:val="0"/>
              <w:rPr>
                <w:ins w:id="69" w:author="DIPLARIS, Martha" w:date="2020-06-04T12:32:00Z"/>
                <w:rFonts w:ascii="Times New Roman" w:hAnsi="Times New Roman" w:cs="Times New Roman"/>
                <w:color w:val="C00000"/>
              </w:rPr>
            </w:pPr>
          </w:p>
        </w:tc>
        <w:tc>
          <w:tcPr>
            <w:tcW w:w="2173" w:type="dxa"/>
          </w:tcPr>
          <w:p w14:paraId="46534C58" w14:textId="77777777" w:rsidR="006E3BC1" w:rsidRPr="000F14CC" w:rsidRDefault="006E3BC1" w:rsidP="005B43FD">
            <w:pPr>
              <w:autoSpaceDE w:val="0"/>
              <w:autoSpaceDN w:val="0"/>
              <w:adjustRightInd w:val="0"/>
              <w:spacing w:line="360" w:lineRule="auto"/>
              <w:rPr>
                <w:ins w:id="70" w:author="DIPLARIS, Martha" w:date="2020-06-04T12:32:00Z"/>
                <w:rFonts w:ascii="Times New Roman" w:hAnsi="Times New Roman" w:cs="Times New Roman"/>
                <w:color w:val="C00000"/>
              </w:rPr>
            </w:pPr>
            <w:ins w:id="71" w:author="DIPLARIS, Martha" w:date="2020-06-04T12:32:00Z">
              <w:r w:rsidRPr="000F14CC">
                <w:rPr>
                  <w:rFonts w:ascii="Times New Roman" w:hAnsi="Times New Roman" w:cs="Times New Roman"/>
                  <w:color w:val="C00000"/>
                </w:rPr>
                <w:t xml:space="preserve">A                                +         </w:t>
              </w:r>
            </w:ins>
          </w:p>
        </w:tc>
        <w:tc>
          <w:tcPr>
            <w:tcW w:w="2174" w:type="dxa"/>
          </w:tcPr>
          <w:p w14:paraId="04A49421" w14:textId="77777777" w:rsidR="006E3BC1" w:rsidRPr="000F14CC" w:rsidRDefault="006E3BC1" w:rsidP="005B43FD">
            <w:pPr>
              <w:autoSpaceDE w:val="0"/>
              <w:autoSpaceDN w:val="0"/>
              <w:adjustRightInd w:val="0"/>
              <w:spacing w:line="360" w:lineRule="auto"/>
              <w:rPr>
                <w:ins w:id="72" w:author="DIPLARIS, Martha" w:date="2020-06-04T12:32:00Z"/>
                <w:rFonts w:ascii="Times New Roman" w:hAnsi="Times New Roman" w:cs="Times New Roman"/>
                <w:color w:val="C00000"/>
              </w:rPr>
            </w:pPr>
            <w:ins w:id="73" w:author="DIPLARIS, Martha" w:date="2020-06-04T12:32:00Z">
              <w:r w:rsidRPr="000F14CC">
                <w:rPr>
                  <w:rFonts w:ascii="Times New Roman" w:hAnsi="Times New Roman" w:cs="Times New Roman"/>
                  <w:color w:val="C00000"/>
                </w:rPr>
                <w:t xml:space="preserve">2B                        </w:t>
              </w:r>
              <m:oMath>
                <m:r>
                  <w:rPr>
                    <w:rFonts w:ascii="Cambria Math" w:hAnsi="Cambria Math" w:cs="Times New Roman"/>
                    <w:color w:val="C00000"/>
                    <w:sz w:val="28"/>
                    <w:szCs w:val="28"/>
                  </w:rPr>
                  <m:t>⇌</m:t>
                </m:r>
              </m:oMath>
              <w:r w:rsidRPr="000F14CC">
                <w:rPr>
                  <w:rFonts w:ascii="Times New Roman" w:eastAsiaTheme="minorEastAsia" w:hAnsi="Times New Roman" w:cs="Times New Roman"/>
                </w:rPr>
                <w:t xml:space="preserve"> </w:t>
              </w:r>
              <w:r w:rsidRPr="000F14CC">
                <w:rPr>
                  <w:rFonts w:ascii="Times New Roman" w:hAnsi="Times New Roman" w:cs="Times New Roman"/>
                  <w:color w:val="C00000"/>
                </w:rPr>
                <w:t xml:space="preserve">  </w:t>
              </w:r>
            </w:ins>
          </w:p>
        </w:tc>
        <w:tc>
          <w:tcPr>
            <w:tcW w:w="2174" w:type="dxa"/>
          </w:tcPr>
          <w:p w14:paraId="38D36665" w14:textId="77777777" w:rsidR="006E3BC1" w:rsidRPr="000F14CC" w:rsidRDefault="006E3BC1" w:rsidP="005B43FD">
            <w:pPr>
              <w:autoSpaceDE w:val="0"/>
              <w:autoSpaceDN w:val="0"/>
              <w:adjustRightInd w:val="0"/>
              <w:spacing w:line="360" w:lineRule="auto"/>
              <w:rPr>
                <w:ins w:id="74" w:author="DIPLARIS, Martha" w:date="2020-06-04T12:32:00Z"/>
                <w:rFonts w:ascii="Times New Roman" w:hAnsi="Times New Roman" w:cs="Times New Roman"/>
                <w:color w:val="C00000"/>
              </w:rPr>
            </w:pPr>
            <w:ins w:id="75" w:author="DIPLARIS, Martha" w:date="2020-06-04T12:32:00Z">
              <w:r w:rsidRPr="000F14CC">
                <w:rPr>
                  <w:rFonts w:ascii="Times New Roman" w:hAnsi="Times New Roman" w:cs="Times New Roman"/>
                  <w:color w:val="C00000"/>
                </w:rPr>
                <w:t xml:space="preserve">   2C</w:t>
              </w:r>
            </w:ins>
          </w:p>
        </w:tc>
      </w:tr>
      <w:tr w:rsidR="006E3BC1" w:rsidRPr="000F14CC" w14:paraId="66A93E88" w14:textId="77777777" w:rsidTr="005B43FD">
        <w:trPr>
          <w:ins w:id="76" w:author="DIPLARIS, Martha" w:date="2020-06-04T12:32:00Z"/>
        </w:trPr>
        <w:tc>
          <w:tcPr>
            <w:tcW w:w="562" w:type="dxa"/>
          </w:tcPr>
          <w:p w14:paraId="623140CA" w14:textId="77777777" w:rsidR="006E3BC1" w:rsidRPr="000F14CC" w:rsidRDefault="006E3BC1" w:rsidP="005B43FD">
            <w:pPr>
              <w:autoSpaceDE w:val="0"/>
              <w:autoSpaceDN w:val="0"/>
              <w:adjustRightInd w:val="0"/>
              <w:rPr>
                <w:ins w:id="77" w:author="DIPLARIS, Martha" w:date="2020-06-04T12:32:00Z"/>
                <w:rFonts w:ascii="Times New Roman" w:hAnsi="Times New Roman" w:cs="Times New Roman"/>
                <w:color w:val="C00000"/>
              </w:rPr>
            </w:pPr>
            <w:ins w:id="78" w:author="DIPLARIS, Martha" w:date="2020-06-04T12:32:00Z">
              <w:r w:rsidRPr="000F14CC">
                <w:rPr>
                  <w:rFonts w:ascii="Times New Roman" w:hAnsi="Times New Roman" w:cs="Times New Roman"/>
                  <w:color w:val="C00000"/>
                </w:rPr>
                <w:t>I</w:t>
              </w:r>
            </w:ins>
          </w:p>
        </w:tc>
        <w:tc>
          <w:tcPr>
            <w:tcW w:w="2173" w:type="dxa"/>
          </w:tcPr>
          <w:p w14:paraId="168F6A9D" w14:textId="77777777" w:rsidR="006E3BC1" w:rsidRPr="000F14CC" w:rsidRDefault="006E3BC1" w:rsidP="005B43FD">
            <w:pPr>
              <w:autoSpaceDE w:val="0"/>
              <w:autoSpaceDN w:val="0"/>
              <w:adjustRightInd w:val="0"/>
              <w:spacing w:line="360" w:lineRule="auto"/>
              <w:rPr>
                <w:ins w:id="79" w:author="DIPLARIS, Martha" w:date="2020-06-04T12:32:00Z"/>
                <w:rFonts w:ascii="Times New Roman" w:hAnsi="Times New Roman" w:cs="Times New Roman"/>
                <w:color w:val="C00000"/>
              </w:rPr>
            </w:pPr>
            <w:ins w:id="80" w:author="DIPLARIS, Martha" w:date="2020-06-04T12:32:00Z">
              <w:r w:rsidRPr="000F14CC">
                <w:rPr>
                  <w:rFonts w:ascii="Times New Roman" w:hAnsi="Times New Roman" w:cs="Times New Roman"/>
                  <w:color w:val="C00000"/>
                </w:rPr>
                <w:t>0.10 mol</w:t>
              </w:r>
            </w:ins>
          </w:p>
        </w:tc>
        <w:tc>
          <w:tcPr>
            <w:tcW w:w="2174" w:type="dxa"/>
          </w:tcPr>
          <w:p w14:paraId="16F9CBB9" w14:textId="77777777" w:rsidR="006E3BC1" w:rsidRPr="000F14CC" w:rsidRDefault="006E3BC1" w:rsidP="005B43FD">
            <w:pPr>
              <w:autoSpaceDE w:val="0"/>
              <w:autoSpaceDN w:val="0"/>
              <w:adjustRightInd w:val="0"/>
              <w:spacing w:line="360" w:lineRule="auto"/>
              <w:rPr>
                <w:ins w:id="81" w:author="DIPLARIS, Martha" w:date="2020-06-04T12:32:00Z"/>
                <w:rFonts w:ascii="Times New Roman" w:hAnsi="Times New Roman" w:cs="Times New Roman"/>
                <w:color w:val="C00000"/>
              </w:rPr>
            </w:pPr>
            <w:ins w:id="82" w:author="DIPLARIS, Martha" w:date="2020-06-04T12:32:00Z">
              <w:r w:rsidRPr="000F14CC">
                <w:rPr>
                  <w:rFonts w:ascii="Times New Roman" w:hAnsi="Times New Roman" w:cs="Times New Roman"/>
                  <w:color w:val="C00000"/>
                </w:rPr>
                <w:t>0.10 mol</w:t>
              </w:r>
            </w:ins>
          </w:p>
        </w:tc>
        <w:tc>
          <w:tcPr>
            <w:tcW w:w="2174" w:type="dxa"/>
          </w:tcPr>
          <w:p w14:paraId="08094503" w14:textId="77777777" w:rsidR="006E3BC1" w:rsidRPr="000F14CC" w:rsidRDefault="006E3BC1" w:rsidP="005B43FD">
            <w:pPr>
              <w:autoSpaceDE w:val="0"/>
              <w:autoSpaceDN w:val="0"/>
              <w:adjustRightInd w:val="0"/>
              <w:spacing w:line="360" w:lineRule="auto"/>
              <w:rPr>
                <w:ins w:id="83" w:author="DIPLARIS, Martha" w:date="2020-06-04T12:32:00Z"/>
                <w:rFonts w:ascii="Times New Roman" w:hAnsi="Times New Roman" w:cs="Times New Roman"/>
                <w:color w:val="C00000"/>
              </w:rPr>
            </w:pPr>
            <w:ins w:id="84" w:author="DIPLARIS, Martha" w:date="2020-06-04T12:32:00Z">
              <w:r w:rsidRPr="000F14CC">
                <w:rPr>
                  <w:rFonts w:ascii="Times New Roman" w:hAnsi="Times New Roman" w:cs="Times New Roman"/>
                  <w:color w:val="C00000"/>
                </w:rPr>
                <w:t>0 mol</w:t>
              </w:r>
            </w:ins>
          </w:p>
        </w:tc>
      </w:tr>
      <w:tr w:rsidR="006E3BC1" w:rsidRPr="000F14CC" w14:paraId="0F87308C" w14:textId="77777777" w:rsidTr="005B43FD">
        <w:trPr>
          <w:ins w:id="85" w:author="DIPLARIS, Martha" w:date="2020-06-04T12:32:00Z"/>
        </w:trPr>
        <w:tc>
          <w:tcPr>
            <w:tcW w:w="562" w:type="dxa"/>
          </w:tcPr>
          <w:p w14:paraId="05D0DB53" w14:textId="77777777" w:rsidR="006E3BC1" w:rsidRPr="000F14CC" w:rsidRDefault="006E3BC1" w:rsidP="005B43FD">
            <w:pPr>
              <w:autoSpaceDE w:val="0"/>
              <w:autoSpaceDN w:val="0"/>
              <w:adjustRightInd w:val="0"/>
              <w:rPr>
                <w:ins w:id="86" w:author="DIPLARIS, Martha" w:date="2020-06-04T12:32:00Z"/>
                <w:rFonts w:ascii="Times New Roman" w:hAnsi="Times New Roman" w:cs="Times New Roman"/>
                <w:color w:val="C00000"/>
              </w:rPr>
            </w:pPr>
            <w:ins w:id="87" w:author="DIPLARIS, Martha" w:date="2020-06-04T12:32:00Z">
              <w:r w:rsidRPr="000F14CC">
                <w:rPr>
                  <w:rFonts w:ascii="Times New Roman" w:hAnsi="Times New Roman" w:cs="Times New Roman"/>
                  <w:color w:val="C00000"/>
                </w:rPr>
                <w:lastRenderedPageBreak/>
                <w:t>C</w:t>
              </w:r>
            </w:ins>
          </w:p>
        </w:tc>
        <w:tc>
          <w:tcPr>
            <w:tcW w:w="2173" w:type="dxa"/>
          </w:tcPr>
          <w:p w14:paraId="387AB28E" w14:textId="77777777" w:rsidR="006E3BC1" w:rsidRPr="000F14CC" w:rsidRDefault="006E3BC1" w:rsidP="005B43FD">
            <w:pPr>
              <w:autoSpaceDE w:val="0"/>
              <w:autoSpaceDN w:val="0"/>
              <w:adjustRightInd w:val="0"/>
              <w:spacing w:line="360" w:lineRule="auto"/>
              <w:rPr>
                <w:ins w:id="88" w:author="DIPLARIS, Martha" w:date="2020-06-04T12:32:00Z"/>
                <w:rFonts w:ascii="Times New Roman" w:hAnsi="Times New Roman" w:cs="Times New Roman"/>
                <w:color w:val="C00000"/>
              </w:rPr>
            </w:pPr>
            <w:ins w:id="89" w:author="DIPLARIS, Martha" w:date="2020-06-04T12:32:00Z">
              <w:r w:rsidRPr="000F14CC">
                <w:rPr>
                  <w:rFonts w:ascii="Times New Roman" w:hAnsi="Times New Roman" w:cs="Times New Roman"/>
                  <w:noProof/>
                  <w:color w:val="C00000"/>
                  <w:lang w:eastAsia="en-AU"/>
                </w:rPr>
                <mc:AlternateContent>
                  <mc:Choice Requires="wps">
                    <w:drawing>
                      <wp:anchor distT="0" distB="0" distL="114300" distR="114300" simplePos="0" relativeHeight="251705344" behindDoc="0" locked="0" layoutInCell="1" allowOverlap="1" wp14:anchorId="74810110" wp14:editId="1412B11C">
                        <wp:simplePos x="0" y="0"/>
                        <wp:positionH relativeFrom="column">
                          <wp:posOffset>53975</wp:posOffset>
                        </wp:positionH>
                        <wp:positionV relativeFrom="paragraph">
                          <wp:posOffset>19685</wp:posOffset>
                        </wp:positionV>
                        <wp:extent cx="0" cy="127000"/>
                        <wp:effectExtent l="76200" t="0" r="57150" b="63500"/>
                        <wp:wrapNone/>
                        <wp:docPr id="36" name="Straight Arrow Connector 36"/>
                        <wp:cNvGraphicFramePr/>
                        <a:graphic xmlns:a="http://schemas.openxmlformats.org/drawingml/2006/main">
                          <a:graphicData uri="http://schemas.microsoft.com/office/word/2010/wordprocessingShape">
                            <wps:wsp>
                              <wps:cNvCnPr/>
                              <wps:spPr>
                                <a:xfrm>
                                  <a:off x="0" y="0"/>
                                  <a:ext cx="0" cy="127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1EBD29" id="_x0000_t32" coordsize="21600,21600" o:spt="32" o:oned="t" path="m,l21600,21600e" filled="f">
                        <v:path arrowok="t" fillok="f" o:connecttype="none"/>
                        <o:lock v:ext="edit" shapetype="t"/>
                      </v:shapetype>
                      <v:shape id="Straight Arrow Connector 36" o:spid="_x0000_s1026" type="#_x0000_t32" style="position:absolute;margin-left:4.25pt;margin-top:1.55pt;width:0;height:10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" strokecolor="#4579b8 [3044]">
                        <v:stroke endarrow="block"/>
                      </v:shape>
                    </w:pict>
                  </mc:Fallback>
                </mc:AlternateContent>
              </w:r>
              <w:r w:rsidRPr="000F14CC">
                <w:rPr>
                  <w:rFonts w:ascii="Times New Roman" w:hAnsi="Times New Roman" w:cs="Times New Roman"/>
                  <w:color w:val="C00000"/>
                </w:rPr>
                <w:t xml:space="preserve">      0.05 mol</w:t>
              </w:r>
            </w:ins>
          </w:p>
        </w:tc>
        <w:tc>
          <w:tcPr>
            <w:tcW w:w="2174" w:type="dxa"/>
          </w:tcPr>
          <w:p w14:paraId="5620BC4A" w14:textId="77777777" w:rsidR="006E3BC1" w:rsidRPr="000F14CC" w:rsidRDefault="006E3BC1" w:rsidP="005B43FD">
            <w:pPr>
              <w:autoSpaceDE w:val="0"/>
              <w:autoSpaceDN w:val="0"/>
              <w:adjustRightInd w:val="0"/>
              <w:spacing w:line="360" w:lineRule="auto"/>
              <w:rPr>
                <w:ins w:id="90" w:author="DIPLARIS, Martha" w:date="2020-06-04T12:32:00Z"/>
                <w:rFonts w:ascii="Times New Roman" w:hAnsi="Times New Roman" w:cs="Times New Roman"/>
                <w:color w:val="C00000"/>
              </w:rPr>
            </w:pPr>
            <w:ins w:id="91" w:author="DIPLARIS, Martha" w:date="2020-06-04T12:32:00Z">
              <w:r w:rsidRPr="000F14CC">
                <w:rPr>
                  <w:rFonts w:ascii="Times New Roman" w:hAnsi="Times New Roman" w:cs="Times New Roman"/>
                  <w:color w:val="C00000"/>
                </w:rPr>
                <w:t xml:space="preserve">   </w:t>
              </w:r>
              <w:r w:rsidRPr="000F14CC">
                <w:rPr>
                  <w:rFonts w:ascii="Times New Roman" w:hAnsi="Times New Roman" w:cs="Times New Roman"/>
                  <w:noProof/>
                  <w:color w:val="C00000"/>
                  <w:lang w:eastAsia="en-AU"/>
                </w:rPr>
                <mc:AlternateContent>
                  <mc:Choice Requires="wps">
                    <w:drawing>
                      <wp:anchor distT="0" distB="0" distL="114300" distR="114300" simplePos="0" relativeHeight="251706368" behindDoc="0" locked="0" layoutInCell="1" allowOverlap="1" wp14:anchorId="2C214109" wp14:editId="12C8C326">
                        <wp:simplePos x="0" y="0"/>
                        <wp:positionH relativeFrom="column">
                          <wp:posOffset>-3175</wp:posOffset>
                        </wp:positionH>
                        <wp:positionV relativeFrom="paragraph">
                          <wp:posOffset>3810</wp:posOffset>
                        </wp:positionV>
                        <wp:extent cx="0" cy="127000"/>
                        <wp:effectExtent l="76200" t="0" r="57150" b="63500"/>
                        <wp:wrapNone/>
                        <wp:docPr id="37" name="Straight Arrow Connector 37"/>
                        <wp:cNvGraphicFramePr/>
                        <a:graphic xmlns:a="http://schemas.openxmlformats.org/drawingml/2006/main">
                          <a:graphicData uri="http://schemas.microsoft.com/office/word/2010/wordprocessingShape">
                            <wps:wsp>
                              <wps:cNvCnPr/>
                              <wps:spPr>
                                <a:xfrm>
                                  <a:off x="0" y="0"/>
                                  <a:ext cx="0" cy="127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516CFD" id="Straight Arrow Connector 37" o:spid="_x0000_s1026" type="#_x0000_t32" style="position:absolute;margin-left:-.25pt;margin-top:.3pt;width:0;height:10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" strokecolor="#4579b8 [3044]">
                        <v:stroke endarrow="block"/>
                      </v:shape>
                    </w:pict>
                  </mc:Fallback>
                </mc:AlternateContent>
              </w:r>
              <w:r w:rsidRPr="000F14CC">
                <w:rPr>
                  <w:rFonts w:ascii="Times New Roman" w:hAnsi="Times New Roman" w:cs="Times New Roman"/>
                  <w:color w:val="C00000"/>
                </w:rPr>
                <w:t xml:space="preserve">   0.10 mol</w:t>
              </w:r>
            </w:ins>
          </w:p>
        </w:tc>
        <w:tc>
          <w:tcPr>
            <w:tcW w:w="2174" w:type="dxa"/>
          </w:tcPr>
          <w:p w14:paraId="40E44065" w14:textId="77777777" w:rsidR="006E3BC1" w:rsidRPr="000F14CC" w:rsidRDefault="006E3BC1" w:rsidP="005B43FD">
            <w:pPr>
              <w:autoSpaceDE w:val="0"/>
              <w:autoSpaceDN w:val="0"/>
              <w:adjustRightInd w:val="0"/>
              <w:spacing w:line="360" w:lineRule="auto"/>
              <w:rPr>
                <w:ins w:id="92" w:author="DIPLARIS, Martha" w:date="2020-06-04T12:32:00Z"/>
                <w:rFonts w:ascii="Times New Roman" w:hAnsi="Times New Roman" w:cs="Times New Roman"/>
                <w:color w:val="C00000"/>
              </w:rPr>
            </w:pPr>
            <w:ins w:id="93" w:author="DIPLARIS, Martha" w:date="2020-06-04T12:32:00Z">
              <w:r w:rsidRPr="000F14CC">
                <w:rPr>
                  <w:rFonts w:ascii="Times New Roman" w:hAnsi="Times New Roman" w:cs="Times New Roman"/>
                  <w:noProof/>
                  <w:color w:val="C00000"/>
                  <w:lang w:eastAsia="en-AU"/>
                </w:rPr>
                <mc:AlternateContent>
                  <mc:Choice Requires="wps">
                    <w:drawing>
                      <wp:anchor distT="0" distB="0" distL="114300" distR="114300" simplePos="0" relativeHeight="251707392" behindDoc="0" locked="0" layoutInCell="1" allowOverlap="1" wp14:anchorId="3AF34A38" wp14:editId="22730FC7">
                        <wp:simplePos x="0" y="0"/>
                        <wp:positionH relativeFrom="column">
                          <wp:posOffset>17780</wp:posOffset>
                        </wp:positionH>
                        <wp:positionV relativeFrom="paragraph">
                          <wp:posOffset>19685</wp:posOffset>
                        </wp:positionV>
                        <wp:extent cx="6350" cy="171450"/>
                        <wp:effectExtent l="76200" t="38100" r="69850" b="19050"/>
                        <wp:wrapNone/>
                        <wp:docPr id="39" name="Straight Arrow Connector 39"/>
                        <wp:cNvGraphicFramePr/>
                        <a:graphic xmlns:a="http://schemas.openxmlformats.org/drawingml/2006/main">
                          <a:graphicData uri="http://schemas.microsoft.com/office/word/2010/wordprocessingShape">
                            <wps:wsp>
                              <wps:cNvCnPr/>
                              <wps:spPr>
                                <a:xfrm flipH="1" flipV="1">
                                  <a:off x="0" y="0"/>
                                  <a:ext cx="6350" cy="171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49F700" id="Straight Arrow Connector 39" o:spid="_x0000_s1026" type="#_x0000_t32" style="position:absolute;margin-left:1.4pt;margin-top:1.55pt;width:.5pt;height:13.5pt;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" strokecolor="#4579b8 [3044]">
                        <v:stroke endarrow="block"/>
                      </v:shape>
                    </w:pict>
                  </mc:Fallback>
                </mc:AlternateContent>
              </w:r>
              <w:r w:rsidRPr="000F14CC">
                <w:rPr>
                  <w:rFonts w:ascii="Times New Roman" w:hAnsi="Times New Roman" w:cs="Times New Roman"/>
                  <w:color w:val="C00000"/>
                </w:rPr>
                <w:t xml:space="preserve">    0.10 mol</w:t>
              </w:r>
            </w:ins>
          </w:p>
        </w:tc>
      </w:tr>
      <w:tr w:rsidR="006E3BC1" w:rsidRPr="000F14CC" w14:paraId="09BA813C" w14:textId="77777777" w:rsidTr="005B43FD">
        <w:trPr>
          <w:ins w:id="94" w:author="DIPLARIS, Martha" w:date="2020-06-04T12:32:00Z"/>
        </w:trPr>
        <w:tc>
          <w:tcPr>
            <w:tcW w:w="562" w:type="dxa"/>
          </w:tcPr>
          <w:p w14:paraId="505E13C5" w14:textId="77777777" w:rsidR="006E3BC1" w:rsidRPr="000F14CC" w:rsidRDefault="006E3BC1" w:rsidP="005B43FD">
            <w:pPr>
              <w:autoSpaceDE w:val="0"/>
              <w:autoSpaceDN w:val="0"/>
              <w:adjustRightInd w:val="0"/>
              <w:rPr>
                <w:ins w:id="95" w:author="DIPLARIS, Martha" w:date="2020-06-04T12:32:00Z"/>
                <w:rFonts w:ascii="Times New Roman" w:hAnsi="Times New Roman" w:cs="Times New Roman"/>
                <w:color w:val="C00000"/>
              </w:rPr>
            </w:pPr>
            <w:ins w:id="96" w:author="DIPLARIS, Martha" w:date="2020-06-04T12:32:00Z">
              <w:r w:rsidRPr="000F14CC">
                <w:rPr>
                  <w:rFonts w:ascii="Times New Roman" w:hAnsi="Times New Roman" w:cs="Times New Roman"/>
                  <w:color w:val="C00000"/>
                </w:rPr>
                <w:t>E</w:t>
              </w:r>
            </w:ins>
          </w:p>
        </w:tc>
        <w:tc>
          <w:tcPr>
            <w:tcW w:w="2173" w:type="dxa"/>
          </w:tcPr>
          <w:p w14:paraId="44294D26" w14:textId="77777777" w:rsidR="006E3BC1" w:rsidRPr="000F14CC" w:rsidRDefault="006E3BC1" w:rsidP="005B43FD">
            <w:pPr>
              <w:autoSpaceDE w:val="0"/>
              <w:autoSpaceDN w:val="0"/>
              <w:adjustRightInd w:val="0"/>
              <w:spacing w:line="360" w:lineRule="auto"/>
              <w:rPr>
                <w:ins w:id="97" w:author="DIPLARIS, Martha" w:date="2020-06-04T12:32:00Z"/>
                <w:rFonts w:ascii="Times New Roman" w:hAnsi="Times New Roman" w:cs="Times New Roman"/>
                <w:color w:val="C00000"/>
              </w:rPr>
            </w:pPr>
            <w:ins w:id="98" w:author="DIPLARIS, Martha" w:date="2020-06-04T12:32:00Z">
              <w:r w:rsidRPr="000F14CC">
                <w:rPr>
                  <w:rFonts w:ascii="Times New Roman" w:hAnsi="Times New Roman" w:cs="Times New Roman"/>
                  <w:color w:val="C00000"/>
                </w:rPr>
                <w:t>0.05 mol</w:t>
              </w:r>
            </w:ins>
          </w:p>
          <w:p w14:paraId="7F8189CF" w14:textId="77777777" w:rsidR="006E3BC1" w:rsidRPr="000F14CC" w:rsidRDefault="006E3BC1" w:rsidP="005B43FD">
            <w:pPr>
              <w:autoSpaceDE w:val="0"/>
              <w:autoSpaceDN w:val="0"/>
              <w:adjustRightInd w:val="0"/>
              <w:spacing w:line="360" w:lineRule="auto"/>
              <w:rPr>
                <w:ins w:id="99" w:author="DIPLARIS, Martha" w:date="2020-06-04T12:32:00Z"/>
                <w:rFonts w:ascii="Times New Roman" w:hAnsi="Times New Roman" w:cs="Times New Roman"/>
                <w:color w:val="C00000"/>
              </w:rPr>
            </w:pPr>
          </w:p>
          <w:p w14:paraId="2790D6B1" w14:textId="77777777" w:rsidR="006E3BC1" w:rsidRPr="000F14CC" w:rsidRDefault="006E3BC1" w:rsidP="005B43FD">
            <w:pPr>
              <w:autoSpaceDE w:val="0"/>
              <w:autoSpaceDN w:val="0"/>
              <w:adjustRightInd w:val="0"/>
              <w:spacing w:line="360" w:lineRule="auto"/>
              <w:rPr>
                <w:ins w:id="100" w:author="DIPLARIS, Martha" w:date="2020-06-04T12:32:00Z"/>
                <w:rFonts w:ascii="Times New Roman" w:hAnsi="Times New Roman" w:cs="Times New Roman"/>
                <w:color w:val="C00000"/>
              </w:rPr>
            </w:pPr>
            <m:oMath>
              <m:r>
                <w:ins w:id="101" w:author="DIPLARIS, Martha" w:date="2020-06-04T12:32:00Z">
                  <w:rPr>
                    <w:rFonts w:ascii="Cambria Math" w:hAnsi="Cambria Math" w:cs="Times New Roman"/>
                    <w:color w:val="C00000"/>
                  </w:rPr>
                  <m:t xml:space="preserve">C= </m:t>
                </w:ins>
              </m:r>
              <m:f>
                <m:fPr>
                  <m:ctrlPr>
                    <w:ins w:id="102" w:author="DIPLARIS, Martha" w:date="2020-06-04T12:32:00Z">
                      <w:rPr>
                        <w:rFonts w:ascii="Cambria Math" w:hAnsi="Cambria Math" w:cs="Times New Roman"/>
                        <w:i/>
                        <w:color w:val="C00000"/>
                      </w:rPr>
                    </w:ins>
                  </m:ctrlPr>
                </m:fPr>
                <m:num>
                  <m:r>
                    <w:ins w:id="103" w:author="DIPLARIS, Martha" w:date="2020-06-04T12:32:00Z">
                      <w:rPr>
                        <w:rFonts w:ascii="Cambria Math" w:hAnsi="Cambria Math" w:cs="Times New Roman"/>
                        <w:color w:val="C00000"/>
                      </w:rPr>
                      <m:t>0.05</m:t>
                    </w:ins>
                  </m:r>
                </m:num>
                <m:den>
                  <m:r>
                    <w:ins w:id="104" w:author="DIPLARIS, Martha" w:date="2020-06-04T12:32:00Z">
                      <w:rPr>
                        <w:rFonts w:ascii="Cambria Math" w:hAnsi="Cambria Math" w:cs="Times New Roman"/>
                        <w:color w:val="C00000"/>
                      </w:rPr>
                      <m:t>1</m:t>
                    </w:ins>
                  </m:r>
                </m:den>
              </m:f>
            </m:oMath>
            <w:ins w:id="105" w:author="DIPLARIS, Martha" w:date="2020-06-04T12:32:00Z">
              <w:r w:rsidRPr="000F14CC">
                <w:rPr>
                  <w:rFonts w:ascii="Times New Roman" w:eastAsiaTheme="minorEastAsia" w:hAnsi="Times New Roman" w:cs="Times New Roman"/>
                  <w:color w:val="C00000"/>
                </w:rPr>
                <w:t xml:space="preserve"> = 0.05M</w:t>
              </w:r>
            </w:ins>
          </w:p>
        </w:tc>
        <w:tc>
          <w:tcPr>
            <w:tcW w:w="2174" w:type="dxa"/>
          </w:tcPr>
          <w:p w14:paraId="7A890DF4" w14:textId="77777777" w:rsidR="006E3BC1" w:rsidRPr="000F14CC" w:rsidRDefault="006E3BC1" w:rsidP="005B43FD">
            <w:pPr>
              <w:autoSpaceDE w:val="0"/>
              <w:autoSpaceDN w:val="0"/>
              <w:adjustRightInd w:val="0"/>
              <w:spacing w:line="360" w:lineRule="auto"/>
              <w:rPr>
                <w:ins w:id="106" w:author="DIPLARIS, Martha" w:date="2020-06-04T12:32:00Z"/>
                <w:rFonts w:ascii="Times New Roman" w:hAnsi="Times New Roman" w:cs="Times New Roman"/>
                <w:color w:val="C00000"/>
              </w:rPr>
            </w:pPr>
            <w:ins w:id="107" w:author="DIPLARIS, Martha" w:date="2020-06-04T12:32:00Z">
              <w:r w:rsidRPr="000F14CC">
                <w:rPr>
                  <w:rFonts w:ascii="Times New Roman" w:hAnsi="Times New Roman" w:cs="Times New Roman"/>
                  <w:color w:val="C00000"/>
                </w:rPr>
                <w:t>0 mol</w:t>
              </w:r>
            </w:ins>
          </w:p>
          <w:p w14:paraId="76E938AE" w14:textId="77777777" w:rsidR="006E3BC1" w:rsidRPr="000F14CC" w:rsidRDefault="006E3BC1" w:rsidP="005B43FD">
            <w:pPr>
              <w:autoSpaceDE w:val="0"/>
              <w:autoSpaceDN w:val="0"/>
              <w:adjustRightInd w:val="0"/>
              <w:spacing w:line="360" w:lineRule="auto"/>
              <w:rPr>
                <w:ins w:id="108" w:author="DIPLARIS, Martha" w:date="2020-06-04T12:32:00Z"/>
                <w:rFonts w:ascii="Times New Roman" w:hAnsi="Times New Roman" w:cs="Times New Roman"/>
                <w:color w:val="C00000"/>
              </w:rPr>
            </w:pPr>
          </w:p>
          <w:p w14:paraId="6C3072E7" w14:textId="77777777" w:rsidR="006E3BC1" w:rsidRPr="000F14CC" w:rsidRDefault="006E3BC1" w:rsidP="005B43FD">
            <w:pPr>
              <w:autoSpaceDE w:val="0"/>
              <w:autoSpaceDN w:val="0"/>
              <w:adjustRightInd w:val="0"/>
              <w:spacing w:line="360" w:lineRule="auto"/>
              <w:rPr>
                <w:ins w:id="109" w:author="DIPLARIS, Martha" w:date="2020-06-04T12:32:00Z"/>
                <w:rFonts w:ascii="Times New Roman" w:hAnsi="Times New Roman" w:cs="Times New Roman"/>
                <w:color w:val="C00000"/>
              </w:rPr>
            </w:pPr>
            <m:oMath>
              <m:r>
                <w:ins w:id="110" w:author="DIPLARIS, Martha" w:date="2020-06-04T12:32:00Z">
                  <w:rPr>
                    <w:rFonts w:ascii="Cambria Math" w:hAnsi="Cambria Math" w:cs="Times New Roman"/>
                    <w:color w:val="C00000"/>
                  </w:rPr>
                  <m:t xml:space="preserve">C = </m:t>
                </w:ins>
              </m:r>
              <m:f>
                <m:fPr>
                  <m:ctrlPr>
                    <w:ins w:id="111" w:author="DIPLARIS, Martha" w:date="2020-06-04T12:32:00Z">
                      <w:rPr>
                        <w:rFonts w:ascii="Cambria Math" w:hAnsi="Cambria Math" w:cs="Times New Roman"/>
                        <w:i/>
                        <w:color w:val="C00000"/>
                      </w:rPr>
                    </w:ins>
                  </m:ctrlPr>
                </m:fPr>
                <m:num>
                  <m:r>
                    <w:ins w:id="112" w:author="DIPLARIS, Martha" w:date="2020-06-04T12:32:00Z">
                      <w:rPr>
                        <w:rFonts w:ascii="Cambria Math" w:hAnsi="Cambria Math" w:cs="Times New Roman"/>
                        <w:color w:val="C00000"/>
                      </w:rPr>
                      <m:t>0</m:t>
                    </w:ins>
                  </m:r>
                </m:num>
                <m:den>
                  <m:r>
                    <w:ins w:id="113" w:author="DIPLARIS, Martha" w:date="2020-06-04T12:32:00Z">
                      <w:rPr>
                        <w:rFonts w:ascii="Cambria Math" w:hAnsi="Cambria Math" w:cs="Times New Roman"/>
                        <w:color w:val="C00000"/>
                      </w:rPr>
                      <m:t>1</m:t>
                    </w:ins>
                  </m:r>
                </m:den>
              </m:f>
            </m:oMath>
            <w:ins w:id="114" w:author="DIPLARIS, Martha" w:date="2020-06-04T12:32:00Z">
              <w:r w:rsidRPr="000F14CC">
                <w:rPr>
                  <w:rFonts w:ascii="Times New Roman" w:eastAsiaTheme="minorEastAsia" w:hAnsi="Times New Roman" w:cs="Times New Roman"/>
                  <w:color w:val="C00000"/>
                </w:rPr>
                <w:t xml:space="preserve"> = 0M</w:t>
              </w:r>
            </w:ins>
          </w:p>
        </w:tc>
        <w:tc>
          <w:tcPr>
            <w:tcW w:w="2174" w:type="dxa"/>
          </w:tcPr>
          <w:p w14:paraId="19B50653" w14:textId="77777777" w:rsidR="006E3BC1" w:rsidRPr="000F14CC" w:rsidRDefault="006E3BC1" w:rsidP="005B43FD">
            <w:pPr>
              <w:autoSpaceDE w:val="0"/>
              <w:autoSpaceDN w:val="0"/>
              <w:adjustRightInd w:val="0"/>
              <w:spacing w:line="360" w:lineRule="auto"/>
              <w:rPr>
                <w:ins w:id="115" w:author="DIPLARIS, Martha" w:date="2020-06-04T12:32:00Z"/>
                <w:rFonts w:ascii="Times New Roman" w:hAnsi="Times New Roman" w:cs="Times New Roman"/>
                <w:color w:val="C00000"/>
              </w:rPr>
            </w:pPr>
            <w:ins w:id="116" w:author="DIPLARIS, Martha" w:date="2020-06-04T12:32:00Z">
              <w:r w:rsidRPr="000F14CC">
                <w:rPr>
                  <w:rFonts w:ascii="Times New Roman" w:hAnsi="Times New Roman" w:cs="Times New Roman"/>
                  <w:color w:val="C00000"/>
                </w:rPr>
                <w:t>0.10 mol</w:t>
              </w:r>
            </w:ins>
          </w:p>
          <w:p w14:paraId="50C0621D" w14:textId="77777777" w:rsidR="006E3BC1" w:rsidRPr="000F14CC" w:rsidRDefault="006E3BC1" w:rsidP="005B43FD">
            <w:pPr>
              <w:autoSpaceDE w:val="0"/>
              <w:autoSpaceDN w:val="0"/>
              <w:adjustRightInd w:val="0"/>
              <w:spacing w:line="360" w:lineRule="auto"/>
              <w:rPr>
                <w:ins w:id="117" w:author="DIPLARIS, Martha" w:date="2020-06-04T12:32:00Z"/>
                <w:rFonts w:ascii="Times New Roman" w:hAnsi="Times New Roman" w:cs="Times New Roman"/>
                <w:color w:val="C00000"/>
              </w:rPr>
            </w:pPr>
          </w:p>
          <w:p w14:paraId="7F80C2B4" w14:textId="77777777" w:rsidR="006E3BC1" w:rsidRPr="000F14CC" w:rsidRDefault="006E3BC1" w:rsidP="005B43FD">
            <w:pPr>
              <w:autoSpaceDE w:val="0"/>
              <w:autoSpaceDN w:val="0"/>
              <w:adjustRightInd w:val="0"/>
              <w:spacing w:line="360" w:lineRule="auto"/>
              <w:rPr>
                <w:ins w:id="118" w:author="DIPLARIS, Martha" w:date="2020-06-04T12:32:00Z"/>
                <w:rFonts w:ascii="Times New Roman" w:hAnsi="Times New Roman" w:cs="Times New Roman"/>
                <w:color w:val="C00000"/>
              </w:rPr>
            </w:pPr>
            <m:oMath>
              <m:r>
                <w:ins w:id="119" w:author="DIPLARIS, Martha" w:date="2020-06-04T12:32:00Z">
                  <w:rPr>
                    <w:rFonts w:ascii="Cambria Math" w:hAnsi="Cambria Math" w:cs="Times New Roman"/>
                    <w:color w:val="C00000"/>
                  </w:rPr>
                  <m:t xml:space="preserve">C= </m:t>
                </w:ins>
              </m:r>
              <m:f>
                <m:fPr>
                  <m:ctrlPr>
                    <w:ins w:id="120" w:author="DIPLARIS, Martha" w:date="2020-06-04T12:32:00Z">
                      <w:rPr>
                        <w:rFonts w:ascii="Cambria Math" w:hAnsi="Cambria Math" w:cs="Times New Roman"/>
                        <w:i/>
                        <w:color w:val="C00000"/>
                      </w:rPr>
                    </w:ins>
                  </m:ctrlPr>
                </m:fPr>
                <m:num>
                  <m:r>
                    <w:ins w:id="121" w:author="DIPLARIS, Martha" w:date="2020-06-04T12:32:00Z">
                      <w:rPr>
                        <w:rFonts w:ascii="Cambria Math" w:hAnsi="Cambria Math" w:cs="Times New Roman"/>
                        <w:color w:val="C00000"/>
                      </w:rPr>
                      <m:t>0.10</m:t>
                    </w:ins>
                  </m:r>
                </m:num>
                <m:den>
                  <m:r>
                    <w:ins w:id="122" w:author="DIPLARIS, Martha" w:date="2020-06-04T12:32:00Z">
                      <w:rPr>
                        <w:rFonts w:ascii="Cambria Math" w:hAnsi="Cambria Math" w:cs="Times New Roman"/>
                        <w:color w:val="C00000"/>
                      </w:rPr>
                      <m:t>1</m:t>
                    </w:ins>
                  </m:r>
                </m:den>
              </m:f>
            </m:oMath>
            <w:ins w:id="123" w:author="DIPLARIS, Martha" w:date="2020-06-04T12:32:00Z">
              <w:r w:rsidRPr="000F14CC">
                <w:rPr>
                  <w:rFonts w:ascii="Times New Roman" w:eastAsiaTheme="minorEastAsia" w:hAnsi="Times New Roman" w:cs="Times New Roman"/>
                  <w:color w:val="C00000"/>
                </w:rPr>
                <w:t xml:space="preserve"> = 0.10M</w:t>
              </w:r>
            </w:ins>
          </w:p>
        </w:tc>
      </w:tr>
    </w:tbl>
    <w:p w14:paraId="52FC886D" w14:textId="77777777" w:rsidR="006E3BC1" w:rsidRPr="00534C69" w:rsidRDefault="006E3BC1" w:rsidP="006E3BC1">
      <w:pPr>
        <w:autoSpaceDE w:val="0"/>
        <w:autoSpaceDN w:val="0"/>
        <w:adjustRightInd w:val="0"/>
        <w:spacing w:after="0" w:line="240" w:lineRule="auto"/>
        <w:rPr>
          <w:ins w:id="124" w:author="DIPLARIS, Martha" w:date="2020-06-04T12:32:00Z"/>
          <w:color w:val="C00000"/>
        </w:rPr>
      </w:pPr>
    </w:p>
    <w:p w14:paraId="3D0AAF30" w14:textId="77777777" w:rsidR="006E3BC1" w:rsidRPr="00BE6B2D" w:rsidRDefault="006E3BC1" w:rsidP="006E3BC1">
      <w:pPr>
        <w:autoSpaceDE w:val="0"/>
        <w:autoSpaceDN w:val="0"/>
        <w:adjustRightInd w:val="0"/>
        <w:spacing w:after="0" w:line="240" w:lineRule="auto"/>
        <w:rPr>
          <w:ins w:id="125" w:author="DIPLARIS, Martha" w:date="2020-06-04T12:32:00Z"/>
          <w:rFonts w:ascii="Times New Roman" w:hAnsi="Times New Roman" w:cs="Times New Roman"/>
          <w:color w:val="C00000"/>
        </w:rPr>
      </w:pPr>
      <w:ins w:id="126" w:author="DIPLARIS, Martha" w:date="2020-06-04T12:32:00Z">
        <w:r w:rsidRPr="0020674A">
          <w:rPr>
            <w:rFonts w:ascii="Times New Roman" w:hAnsi="Times New Roman" w:cs="Times New Roman"/>
            <w:color w:val="C00000"/>
          </w:rPr>
          <w:t>From these calculations, we can see that the answer must be D</w:t>
        </w:r>
        <w:r>
          <w:rPr>
            <w:rFonts w:ascii="Times New Roman" w:hAnsi="Times New Roman" w:cs="Times New Roman"/>
            <w:color w:val="C00000"/>
          </w:rPr>
          <w:t xml:space="preserve">, since </w:t>
        </w:r>
        <w:r w:rsidRPr="00BE6B2D">
          <w:rPr>
            <w:color w:val="C00000"/>
          </w:rPr>
          <w:t>[A] &gt; [B]</w:t>
        </w:r>
      </w:ins>
    </w:p>
    <w:p w14:paraId="6E4A9622" w14:textId="212CDB4A" w:rsidR="00475E4E" w:rsidRDefault="00475E4E" w:rsidP="00536E22">
      <w:pPr>
        <w:autoSpaceDE w:val="0"/>
        <w:autoSpaceDN w:val="0"/>
        <w:adjustRightInd w:val="0"/>
        <w:spacing w:after="0" w:line="240" w:lineRule="auto"/>
      </w:pPr>
    </w:p>
    <w:p w14:paraId="294C62AB" w14:textId="77777777" w:rsidR="00534C69" w:rsidRPr="0020674A" w:rsidRDefault="00534C69" w:rsidP="00536E22">
      <w:pPr>
        <w:autoSpaceDE w:val="0"/>
        <w:autoSpaceDN w:val="0"/>
        <w:adjustRightInd w:val="0"/>
        <w:spacing w:after="0" w:line="240" w:lineRule="auto"/>
        <w:rPr>
          <w:rFonts w:ascii="Times New Roman" w:hAnsi="Times New Roman" w:cs="Times New Roman"/>
        </w:rPr>
      </w:pPr>
    </w:p>
    <w:p w14:paraId="2E637937" w14:textId="77777777" w:rsidR="002E3DE1" w:rsidRPr="0020674A" w:rsidRDefault="002E3DE1" w:rsidP="00536E22">
      <w:pPr>
        <w:autoSpaceDE w:val="0"/>
        <w:autoSpaceDN w:val="0"/>
        <w:adjustRightInd w:val="0"/>
        <w:spacing w:after="0" w:line="240" w:lineRule="auto"/>
        <w:rPr>
          <w:rFonts w:ascii="Times New Roman" w:hAnsi="Times New Roman" w:cs="Times New Roman"/>
        </w:rPr>
      </w:pPr>
    </w:p>
    <w:p w14:paraId="5B20D675" w14:textId="00148196" w:rsidR="003F25B4" w:rsidRDefault="00F438A8" w:rsidP="00536E22">
      <w:pPr>
        <w:autoSpaceDE w:val="0"/>
        <w:autoSpaceDN w:val="0"/>
        <w:adjustRightInd w:val="0"/>
        <w:spacing w:after="0" w:line="240" w:lineRule="auto"/>
        <w:rPr>
          <w:rFonts w:ascii="Times New Roman" w:hAnsi="Times New Roman" w:cs="Times New Roman"/>
          <w:b/>
        </w:rPr>
      </w:pPr>
      <w:r w:rsidRPr="0020674A">
        <w:rPr>
          <w:rFonts w:ascii="Times New Roman" w:hAnsi="Times New Roman" w:cs="Times New Roman"/>
          <w:b/>
        </w:rPr>
        <w:t>Question 6</w:t>
      </w:r>
    </w:p>
    <w:p w14:paraId="2DBC111D" w14:textId="34AF2B0D" w:rsidR="003F25B4" w:rsidRDefault="003F25B4" w:rsidP="00536E22">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The equilibrium constant for the formation of sulphur trioxide from sulphur dioxide and oxygen gas is </w:t>
      </w:r>
      <w:r w:rsidR="00083392">
        <w:rPr>
          <w:rFonts w:ascii="Times New Roman" w:hAnsi="Times New Roman" w:cs="Times New Roman"/>
        </w:rPr>
        <w:t>4.3 M</w:t>
      </w:r>
      <w:r w:rsidR="00083392" w:rsidRPr="00083392">
        <w:rPr>
          <w:rFonts w:ascii="Times New Roman" w:hAnsi="Times New Roman" w:cs="Times New Roman"/>
          <w:vertAlign w:val="superscript"/>
        </w:rPr>
        <w:t>-1</w:t>
      </w:r>
      <w:r w:rsidR="00083392">
        <w:rPr>
          <w:rFonts w:ascii="Times New Roman" w:hAnsi="Times New Roman" w:cs="Times New Roman"/>
        </w:rPr>
        <w:t xml:space="preserve"> according to the reaction:</w:t>
      </w:r>
    </w:p>
    <w:p w14:paraId="3F135143" w14:textId="549D4A0D" w:rsidR="00083392" w:rsidRDefault="00083392" w:rsidP="00536E22">
      <w:pPr>
        <w:autoSpaceDE w:val="0"/>
        <w:autoSpaceDN w:val="0"/>
        <w:adjustRightInd w:val="0"/>
        <w:spacing w:after="0" w:line="240" w:lineRule="auto"/>
        <w:rPr>
          <w:rFonts w:ascii="Times New Roman" w:hAnsi="Times New Roman" w:cs="Times New Roman"/>
        </w:rPr>
      </w:pPr>
    </w:p>
    <w:p w14:paraId="7878DB28" w14:textId="2897ED59" w:rsidR="00083392" w:rsidRPr="0020674A" w:rsidRDefault="00083392" w:rsidP="00083392">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2SO</w:t>
      </w:r>
      <w:r w:rsidRPr="00083392">
        <w:rPr>
          <w:rFonts w:ascii="Times New Roman" w:hAnsi="Times New Roman" w:cs="Times New Roman"/>
          <w:vertAlign w:val="subscript"/>
        </w:rPr>
        <w:t>2</w:t>
      </w:r>
      <w:r>
        <w:rPr>
          <w:rFonts w:ascii="Times New Roman" w:hAnsi="Times New Roman" w:cs="Times New Roman"/>
        </w:rPr>
        <w:t>(g)  + O</w:t>
      </w:r>
      <w:r w:rsidRPr="00083392">
        <w:rPr>
          <w:rFonts w:ascii="Times New Roman" w:hAnsi="Times New Roman" w:cs="Times New Roman"/>
          <w:vertAlign w:val="subscript"/>
        </w:rPr>
        <w:t>2</w:t>
      </w:r>
      <w:r>
        <w:rPr>
          <w:rFonts w:ascii="Times New Roman" w:hAnsi="Times New Roman" w:cs="Times New Roman"/>
        </w:rPr>
        <w:t xml:space="preserve"> (g)  </w:t>
      </w:r>
      <m:oMath>
        <m:r>
          <w:rPr>
            <w:rFonts w:ascii="Cambria Math" w:hAnsi="Cambria Math" w:cs="Times New Roman"/>
          </w:rPr>
          <m:t>⇌</m:t>
        </m:r>
      </m:oMath>
      <w:r>
        <w:rPr>
          <w:rFonts w:ascii="Times New Roman" w:eastAsiaTheme="minorEastAsia" w:hAnsi="Times New Roman" w:cs="Times New Roman"/>
        </w:rPr>
        <w:t xml:space="preserve">     </w:t>
      </w:r>
      <w:r>
        <w:rPr>
          <w:rFonts w:ascii="Times New Roman" w:hAnsi="Times New Roman" w:cs="Times New Roman"/>
        </w:rPr>
        <w:t>2SO</w:t>
      </w:r>
      <w:r w:rsidRPr="00083392">
        <w:rPr>
          <w:rFonts w:ascii="Times New Roman" w:hAnsi="Times New Roman" w:cs="Times New Roman"/>
          <w:vertAlign w:val="subscript"/>
        </w:rPr>
        <w:t>3</w:t>
      </w:r>
      <w:r>
        <w:rPr>
          <w:rFonts w:ascii="Times New Roman" w:hAnsi="Times New Roman" w:cs="Times New Roman"/>
        </w:rPr>
        <w:t xml:space="preserve"> (g)</w:t>
      </w:r>
      <w:r w:rsidRPr="0020674A">
        <w:rPr>
          <w:rFonts w:ascii="Times New Roman" w:hAnsi="Times New Roman" w:cs="Times New Roman"/>
        </w:rPr>
        <w:t xml:space="preserve"> </w:t>
      </w:r>
      <m:oMath>
        <m:r>
          <w:rPr>
            <w:rFonts w:ascii="Cambria Math" w:hAnsi="Cambria Math" w:cs="Times New Roman"/>
          </w:rPr>
          <m:t xml:space="preserve">  </m:t>
        </m:r>
      </m:oMath>
      <w:r w:rsidRPr="0020674A">
        <w:rPr>
          <w:rFonts w:ascii="Times New Roman" w:hAnsi="Times New Roman" w:cs="Times New Roman"/>
          <w:sz w:val="36"/>
          <w:szCs w:val="36"/>
        </w:rPr>
        <w:t xml:space="preserve">  </w:t>
      </w:r>
      <w:r>
        <w:rPr>
          <w:rFonts w:ascii="Times New Roman" w:hAnsi="Times New Roman" w:cs="Times New Roman"/>
          <w:sz w:val="36"/>
          <w:szCs w:val="36"/>
        </w:rPr>
        <w:t xml:space="preserve">   </w:t>
      </w:r>
      <w:r w:rsidRPr="0020674A">
        <w:rPr>
          <w:rFonts w:ascii="Times New Roman" w:hAnsi="Times New Roman" w:cs="Times New Roman"/>
          <w:sz w:val="36"/>
          <w:szCs w:val="36"/>
        </w:rPr>
        <w:t xml:space="preserve"> </w:t>
      </w:r>
      <w:r w:rsidRPr="0020674A">
        <w:rPr>
          <w:rFonts w:ascii="Times New Roman" w:hAnsi="Times New Roman" w:cs="Times New Roman"/>
        </w:rPr>
        <w:t>K</w:t>
      </w:r>
      <w:r w:rsidRPr="009D3FE7">
        <w:rPr>
          <w:rFonts w:ascii="Times New Roman" w:hAnsi="Times New Roman" w:cs="Times New Roman"/>
          <w:vertAlign w:val="subscript"/>
        </w:rPr>
        <w:t>c</w:t>
      </w:r>
      <w:r>
        <w:rPr>
          <w:rFonts w:ascii="Times New Roman" w:hAnsi="Times New Roman" w:cs="Times New Roman"/>
        </w:rPr>
        <w:t xml:space="preserve"> = 4.3</w:t>
      </w:r>
      <w:r w:rsidRPr="0020674A">
        <w:rPr>
          <w:rFonts w:ascii="Times New Roman" w:hAnsi="Times New Roman" w:cs="Times New Roman"/>
        </w:rPr>
        <w:t xml:space="preserve"> </w:t>
      </w:r>
      <w:r>
        <w:rPr>
          <w:rFonts w:ascii="Times New Roman" w:hAnsi="Times New Roman" w:cs="Times New Roman"/>
        </w:rPr>
        <w:t>M</w:t>
      </w:r>
      <w:r>
        <w:rPr>
          <w:rFonts w:ascii="Times New Roman" w:hAnsi="Times New Roman" w:cs="Times New Roman"/>
          <w:vertAlign w:val="superscript"/>
        </w:rPr>
        <w:t>-1</w:t>
      </w:r>
    </w:p>
    <w:p w14:paraId="312EAC8A" w14:textId="77777777" w:rsidR="00083392" w:rsidRPr="003F25B4" w:rsidRDefault="00083392" w:rsidP="00536E22">
      <w:pPr>
        <w:autoSpaceDE w:val="0"/>
        <w:autoSpaceDN w:val="0"/>
        <w:adjustRightInd w:val="0"/>
        <w:spacing w:after="0" w:line="240" w:lineRule="auto"/>
        <w:rPr>
          <w:rFonts w:ascii="Times New Roman" w:hAnsi="Times New Roman" w:cs="Times New Roman"/>
        </w:rPr>
      </w:pPr>
    </w:p>
    <w:p w14:paraId="5A60750C" w14:textId="49322871" w:rsidR="00F438A8" w:rsidRPr="0020674A" w:rsidRDefault="00F438A8" w:rsidP="00536E22">
      <w:pPr>
        <w:autoSpaceDE w:val="0"/>
        <w:autoSpaceDN w:val="0"/>
        <w:adjustRightInd w:val="0"/>
        <w:spacing w:after="0" w:line="240" w:lineRule="auto"/>
        <w:rPr>
          <w:rFonts w:ascii="Times New Roman" w:hAnsi="Times New Roman" w:cs="Times New Roman"/>
        </w:rPr>
      </w:pPr>
    </w:p>
    <w:p w14:paraId="1057AF54" w14:textId="77777777" w:rsidR="00F438A8" w:rsidRPr="0020674A" w:rsidRDefault="00F438A8" w:rsidP="00536E22">
      <w:pPr>
        <w:autoSpaceDE w:val="0"/>
        <w:autoSpaceDN w:val="0"/>
        <w:adjustRightInd w:val="0"/>
        <w:spacing w:after="0" w:line="240" w:lineRule="auto"/>
        <w:rPr>
          <w:rFonts w:ascii="Times New Roman" w:hAnsi="Times New Roman" w:cs="Times New Roman"/>
        </w:rPr>
      </w:pPr>
      <w:r w:rsidRPr="0020674A">
        <w:rPr>
          <w:rFonts w:ascii="Times New Roman" w:hAnsi="Times New Roman" w:cs="Times New Roman"/>
        </w:rPr>
        <w:t>What is the value of the equilibrium constant for the reverse of this reaction?</w:t>
      </w:r>
    </w:p>
    <w:p w14:paraId="3CF9AD46" w14:textId="77777777" w:rsidR="00F438A8" w:rsidRPr="0020674A" w:rsidRDefault="00F438A8" w:rsidP="00536E22">
      <w:pPr>
        <w:autoSpaceDE w:val="0"/>
        <w:autoSpaceDN w:val="0"/>
        <w:adjustRightInd w:val="0"/>
        <w:spacing w:after="0" w:line="240" w:lineRule="auto"/>
        <w:rPr>
          <w:rFonts w:ascii="Times New Roman" w:hAnsi="Times New Roman" w:cs="Times New Roman"/>
        </w:rPr>
      </w:pPr>
    </w:p>
    <w:p w14:paraId="38963D13" w14:textId="4E300569" w:rsidR="00F438A8" w:rsidRPr="0020674A" w:rsidRDefault="00083392" w:rsidP="0020674A">
      <w:pPr>
        <w:pStyle w:val="ListParagraph"/>
        <w:numPr>
          <w:ilvl w:val="0"/>
          <w:numId w:val="14"/>
        </w:numPr>
        <w:autoSpaceDE w:val="0"/>
        <w:autoSpaceDN w:val="0"/>
        <w:adjustRightInd w:val="0"/>
        <w:spacing w:after="0" w:line="240" w:lineRule="auto"/>
        <w:ind w:left="567" w:hanging="567"/>
        <w:rPr>
          <w:rFonts w:ascii="Times New Roman" w:hAnsi="Times New Roman" w:cs="Times New Roman"/>
        </w:rPr>
      </w:pPr>
      <w:r>
        <w:rPr>
          <w:rFonts w:ascii="Times New Roman" w:hAnsi="Times New Roman" w:cs="Times New Roman"/>
        </w:rPr>
        <w:t>–4.3</w:t>
      </w:r>
    </w:p>
    <w:p w14:paraId="31CABD76" w14:textId="3D685FE5" w:rsidR="00F438A8" w:rsidRPr="0020674A" w:rsidRDefault="00083392" w:rsidP="0020674A">
      <w:pPr>
        <w:pStyle w:val="ListParagraph"/>
        <w:numPr>
          <w:ilvl w:val="0"/>
          <w:numId w:val="14"/>
        </w:numPr>
        <w:autoSpaceDE w:val="0"/>
        <w:autoSpaceDN w:val="0"/>
        <w:adjustRightInd w:val="0"/>
        <w:spacing w:after="0" w:line="240" w:lineRule="auto"/>
        <w:ind w:left="567" w:hanging="567"/>
        <w:rPr>
          <w:rFonts w:ascii="Times New Roman" w:hAnsi="Times New Roman" w:cs="Times New Roman"/>
        </w:rPr>
      </w:pPr>
      <w:r>
        <w:rPr>
          <w:rFonts w:ascii="Times New Roman" w:hAnsi="Times New Roman" w:cs="Times New Roman"/>
        </w:rPr>
        <w:t xml:space="preserve"> –0.23</w:t>
      </w:r>
    </w:p>
    <w:p w14:paraId="3B8DB0AE" w14:textId="5EA5FCA7" w:rsidR="00F438A8" w:rsidRPr="0020674A" w:rsidRDefault="00083392" w:rsidP="0020674A">
      <w:pPr>
        <w:pStyle w:val="ListParagraph"/>
        <w:numPr>
          <w:ilvl w:val="0"/>
          <w:numId w:val="14"/>
        </w:numPr>
        <w:autoSpaceDE w:val="0"/>
        <w:autoSpaceDN w:val="0"/>
        <w:adjustRightInd w:val="0"/>
        <w:spacing w:after="0" w:line="240" w:lineRule="auto"/>
        <w:ind w:left="567" w:hanging="567"/>
        <w:rPr>
          <w:rFonts w:ascii="Times New Roman" w:hAnsi="Times New Roman" w:cs="Times New Roman"/>
        </w:rPr>
      </w:pPr>
      <w:r>
        <w:rPr>
          <w:rFonts w:ascii="Times New Roman" w:hAnsi="Times New Roman" w:cs="Times New Roman"/>
        </w:rPr>
        <w:t>0.23</w:t>
      </w:r>
    </w:p>
    <w:p w14:paraId="00D8AF60" w14:textId="65032391" w:rsidR="00F438A8" w:rsidRPr="0020674A" w:rsidRDefault="000E7470" w:rsidP="0020674A">
      <w:pPr>
        <w:pStyle w:val="ListParagraph"/>
        <w:numPr>
          <w:ilvl w:val="0"/>
          <w:numId w:val="14"/>
        </w:numPr>
        <w:autoSpaceDE w:val="0"/>
        <w:autoSpaceDN w:val="0"/>
        <w:adjustRightInd w:val="0"/>
        <w:spacing w:after="0" w:line="240" w:lineRule="auto"/>
        <w:ind w:left="567" w:hanging="567"/>
        <w:rPr>
          <w:rFonts w:ascii="Times New Roman" w:hAnsi="Times New Roman" w:cs="Times New Roman"/>
        </w:rPr>
      </w:pPr>
      <w:r>
        <w:rPr>
          <w:rFonts w:ascii="Times New Roman" w:hAnsi="Times New Roman" w:cs="Times New Roman"/>
        </w:rPr>
        <w:t>0.43</w:t>
      </w:r>
    </w:p>
    <w:p w14:paraId="41CED0F1" w14:textId="729C5119" w:rsidR="00867C52" w:rsidRDefault="00867C52" w:rsidP="00867C52">
      <w:pPr>
        <w:pStyle w:val="ListParagraph"/>
        <w:autoSpaceDE w:val="0"/>
        <w:autoSpaceDN w:val="0"/>
        <w:adjustRightInd w:val="0"/>
        <w:spacing w:after="0" w:line="240" w:lineRule="auto"/>
      </w:pPr>
    </w:p>
    <w:p w14:paraId="0776EB89" w14:textId="77777777" w:rsidR="006E3BC1" w:rsidRPr="006E3BC1" w:rsidRDefault="006E3BC1" w:rsidP="00536E22">
      <w:pPr>
        <w:autoSpaceDE w:val="0"/>
        <w:autoSpaceDN w:val="0"/>
        <w:adjustRightInd w:val="0"/>
        <w:spacing w:after="0" w:line="240" w:lineRule="auto"/>
        <w:rPr>
          <w:ins w:id="127" w:author="DIPLARIS, Martha" w:date="2020-06-04T12:34:00Z"/>
          <w:rFonts w:ascii="Times New Roman" w:hAnsi="Times New Roman" w:cs="Times New Roman"/>
          <w:color w:val="FF0000"/>
          <w:rPrChange w:id="128" w:author="DIPLARIS, Martha" w:date="2020-06-04T12:34:00Z">
            <w:rPr>
              <w:ins w:id="129" w:author="DIPLARIS, Martha" w:date="2020-06-04T12:34:00Z"/>
              <w:rFonts w:ascii="Times New Roman" w:hAnsi="Times New Roman" w:cs="Times New Roman"/>
            </w:rPr>
          </w:rPrChange>
        </w:rPr>
      </w:pPr>
      <w:ins w:id="130" w:author="DIPLARIS, Martha" w:date="2020-06-04T12:34:00Z">
        <w:r w:rsidRPr="006E3BC1">
          <w:rPr>
            <w:rFonts w:ascii="Times New Roman" w:hAnsi="Times New Roman" w:cs="Times New Roman"/>
            <w:color w:val="FF0000"/>
            <w:rPrChange w:id="131" w:author="DIPLARIS, Martha" w:date="2020-06-04T12:34:00Z">
              <w:rPr>
                <w:rFonts w:ascii="Times New Roman" w:hAnsi="Times New Roman" w:cs="Times New Roman"/>
              </w:rPr>
            </w:rPrChange>
          </w:rPr>
          <w:t>Answer: C</w:t>
        </w:r>
      </w:ins>
    </w:p>
    <w:p w14:paraId="7FB1A26E" w14:textId="77777777" w:rsidR="006E3BC1" w:rsidRPr="006E3BC1" w:rsidRDefault="006E3BC1" w:rsidP="00536E22">
      <w:pPr>
        <w:autoSpaceDE w:val="0"/>
        <w:autoSpaceDN w:val="0"/>
        <w:adjustRightInd w:val="0"/>
        <w:spacing w:after="0" w:line="240" w:lineRule="auto"/>
        <w:rPr>
          <w:ins w:id="132" w:author="DIPLARIS, Martha" w:date="2020-06-04T12:34:00Z"/>
          <w:rFonts w:ascii="Times New Roman" w:hAnsi="Times New Roman" w:cs="Times New Roman"/>
          <w:color w:val="FF0000"/>
          <w:rPrChange w:id="133" w:author="DIPLARIS, Martha" w:date="2020-06-04T12:34:00Z">
            <w:rPr>
              <w:ins w:id="134" w:author="DIPLARIS, Martha" w:date="2020-06-04T12:34:00Z"/>
              <w:rFonts w:ascii="Times New Roman" w:hAnsi="Times New Roman" w:cs="Times New Roman"/>
            </w:rPr>
          </w:rPrChange>
        </w:rPr>
      </w:pPr>
    </w:p>
    <w:p w14:paraId="7F6431DB" w14:textId="16A98074" w:rsidR="00483E77" w:rsidRPr="006E3BC1" w:rsidRDefault="006E3BC1" w:rsidP="00536E22">
      <w:pPr>
        <w:autoSpaceDE w:val="0"/>
        <w:autoSpaceDN w:val="0"/>
        <w:adjustRightInd w:val="0"/>
        <w:spacing w:after="0" w:line="240" w:lineRule="auto"/>
        <w:rPr>
          <w:rFonts w:ascii="Times New Roman" w:hAnsi="Times New Roman" w:cs="Times New Roman"/>
          <w:color w:val="FF0000"/>
          <w:rPrChange w:id="135" w:author="DIPLARIS, Martha" w:date="2020-06-04T12:34:00Z">
            <w:rPr>
              <w:rFonts w:ascii="Times New Roman" w:hAnsi="Times New Roman" w:cs="Times New Roman"/>
            </w:rPr>
          </w:rPrChange>
        </w:rPr>
      </w:pPr>
      <w:ins w:id="136" w:author="DIPLARIS, Martha" w:date="2020-06-04T12:32:00Z">
        <w:r w:rsidRPr="006E3BC1">
          <w:rPr>
            <w:rFonts w:ascii="Times New Roman" w:hAnsi="Times New Roman" w:cs="Times New Roman"/>
            <w:color w:val="FF0000"/>
            <w:rPrChange w:id="137" w:author="DIPLARIS, Martha" w:date="2020-06-04T12:34:00Z">
              <w:rPr>
                <w:rFonts w:ascii="Times New Roman" w:hAnsi="Times New Roman" w:cs="Times New Roman"/>
              </w:rPr>
            </w:rPrChange>
          </w:rPr>
          <w:t>K</w:t>
        </w:r>
        <w:r w:rsidRPr="006E3BC1">
          <w:rPr>
            <w:rFonts w:ascii="Times New Roman" w:hAnsi="Times New Roman" w:cs="Times New Roman"/>
            <w:color w:val="FF0000"/>
            <w:vertAlign w:val="subscript"/>
            <w:rPrChange w:id="138" w:author="DIPLARIS, Martha" w:date="2020-06-04T12:34:00Z">
              <w:rPr>
                <w:rFonts w:ascii="Times New Roman" w:hAnsi="Times New Roman" w:cs="Times New Roman"/>
              </w:rPr>
            </w:rPrChange>
          </w:rPr>
          <w:t>c</w:t>
        </w:r>
        <w:r w:rsidRPr="006E3BC1">
          <w:rPr>
            <w:rFonts w:ascii="Times New Roman" w:hAnsi="Times New Roman" w:cs="Times New Roman"/>
            <w:color w:val="FF0000"/>
            <w:rPrChange w:id="139" w:author="DIPLARIS, Martha" w:date="2020-06-04T12:34:00Z">
              <w:rPr>
                <w:rFonts w:ascii="Times New Roman" w:hAnsi="Times New Roman" w:cs="Times New Roman"/>
              </w:rPr>
            </w:rPrChange>
          </w:rPr>
          <w:t xml:space="preserve"> = </w:t>
        </w:r>
      </w:ins>
      <m:oMath>
        <m:f>
          <m:fPr>
            <m:ctrlPr>
              <w:ins w:id="140" w:author="DIPLARIS, Martha" w:date="2020-06-04T12:33:00Z">
                <w:rPr>
                  <w:rFonts w:ascii="Cambria Math" w:hAnsi="Cambria Math" w:cs="Times New Roman"/>
                  <w:i/>
                  <w:color w:val="FF0000"/>
                </w:rPr>
              </w:ins>
            </m:ctrlPr>
          </m:fPr>
          <m:num>
            <m:r>
              <w:ins w:id="141" w:author="DIPLARIS, Martha" w:date="2020-06-04T12:33:00Z">
                <w:rPr>
                  <w:rFonts w:ascii="Cambria Math" w:hAnsi="Cambria Math" w:cs="Times New Roman"/>
                  <w:color w:val="FF0000"/>
                  <w:rPrChange w:id="142" w:author="DIPLARIS, Martha" w:date="2020-06-04T12:34:00Z">
                    <w:rPr>
                      <w:rFonts w:ascii="Cambria Math" w:hAnsi="Cambria Math" w:cs="Times New Roman"/>
                    </w:rPr>
                  </w:rPrChange>
                </w:rPr>
                <m:t>1</m:t>
              </w:ins>
            </m:r>
          </m:num>
          <m:den>
            <m:r>
              <w:ins w:id="143" w:author="DIPLARIS, Martha" w:date="2020-06-04T12:33:00Z">
                <w:rPr>
                  <w:rFonts w:ascii="Cambria Math" w:hAnsi="Cambria Math" w:cs="Times New Roman"/>
                  <w:color w:val="FF0000"/>
                  <w:rPrChange w:id="144" w:author="DIPLARIS, Martha" w:date="2020-06-04T12:34:00Z">
                    <w:rPr>
                      <w:rFonts w:ascii="Cambria Math" w:hAnsi="Cambria Math" w:cs="Times New Roman"/>
                    </w:rPr>
                  </w:rPrChange>
                </w:rPr>
                <m:t>4.3</m:t>
              </w:ins>
            </m:r>
          </m:den>
        </m:f>
      </m:oMath>
      <w:ins w:id="145" w:author="DIPLARIS, Martha" w:date="2020-06-04T12:33:00Z">
        <w:r w:rsidRPr="006E3BC1">
          <w:rPr>
            <w:rFonts w:ascii="Times New Roman" w:eastAsiaTheme="minorEastAsia" w:hAnsi="Times New Roman" w:cs="Times New Roman"/>
            <w:color w:val="FF0000"/>
            <w:rPrChange w:id="146" w:author="DIPLARIS, Martha" w:date="2020-06-04T12:34:00Z">
              <w:rPr>
                <w:rFonts w:ascii="Times New Roman" w:eastAsiaTheme="minorEastAsia" w:hAnsi="Times New Roman" w:cs="Times New Roman"/>
              </w:rPr>
            </w:rPrChange>
          </w:rPr>
          <w:t xml:space="preserve"> </w:t>
        </w:r>
      </w:ins>
      <w:ins w:id="147" w:author="DIPLARIS, Martha" w:date="2020-06-04T12:34:00Z">
        <w:r w:rsidRPr="006E3BC1">
          <w:rPr>
            <w:rFonts w:ascii="Times New Roman" w:eastAsiaTheme="minorEastAsia" w:hAnsi="Times New Roman" w:cs="Times New Roman"/>
            <w:color w:val="FF0000"/>
            <w:rPrChange w:id="148" w:author="DIPLARIS, Martha" w:date="2020-06-04T12:34:00Z">
              <w:rPr>
                <w:rFonts w:ascii="Times New Roman" w:eastAsiaTheme="minorEastAsia" w:hAnsi="Times New Roman" w:cs="Times New Roman"/>
              </w:rPr>
            </w:rPrChange>
          </w:rPr>
          <w:t xml:space="preserve">= 0.23 </w:t>
        </w:r>
      </w:ins>
    </w:p>
    <w:p w14:paraId="2C723753" w14:textId="77777777" w:rsidR="009C6EF8" w:rsidRPr="0020674A" w:rsidRDefault="009C6EF8" w:rsidP="00536E22">
      <w:pPr>
        <w:autoSpaceDE w:val="0"/>
        <w:autoSpaceDN w:val="0"/>
        <w:adjustRightInd w:val="0"/>
        <w:spacing w:after="0" w:line="240" w:lineRule="auto"/>
        <w:rPr>
          <w:rFonts w:ascii="Times New Roman" w:hAnsi="Times New Roman" w:cs="Times New Roman"/>
        </w:rPr>
      </w:pPr>
    </w:p>
    <w:p w14:paraId="79C90DE6" w14:textId="32F22085" w:rsidR="007B3E26" w:rsidRDefault="00EB3364" w:rsidP="00536E22">
      <w:pPr>
        <w:autoSpaceDE w:val="0"/>
        <w:autoSpaceDN w:val="0"/>
        <w:adjustRightInd w:val="0"/>
        <w:spacing w:after="0" w:line="240" w:lineRule="auto"/>
        <w:rPr>
          <w:rFonts w:ascii="Times New Roman" w:hAnsi="Times New Roman" w:cs="Times New Roman"/>
          <w:b/>
        </w:rPr>
      </w:pPr>
      <w:r w:rsidRPr="00EB3364">
        <w:rPr>
          <w:rFonts w:ascii="Times New Roman" w:hAnsi="Times New Roman" w:cs="Times New Roman"/>
          <w:b/>
        </w:rPr>
        <w:t>Question 7</w:t>
      </w:r>
    </w:p>
    <w:p w14:paraId="466F05F7" w14:textId="27942552" w:rsidR="00ED51FA" w:rsidRDefault="00ED51FA" w:rsidP="00536E22">
      <w:pPr>
        <w:autoSpaceDE w:val="0"/>
        <w:autoSpaceDN w:val="0"/>
        <w:adjustRightInd w:val="0"/>
        <w:spacing w:after="0" w:line="240" w:lineRule="auto"/>
        <w:rPr>
          <w:rFonts w:ascii="Times New Roman" w:hAnsi="Times New Roman" w:cs="Times New Roman"/>
        </w:rPr>
      </w:pPr>
      <w:r w:rsidRPr="00ED51FA">
        <w:rPr>
          <w:rFonts w:ascii="Times New Roman" w:hAnsi="Times New Roman" w:cs="Times New Roman"/>
        </w:rPr>
        <w:t>Nitrogen dioxide</w:t>
      </w:r>
      <w:r>
        <w:rPr>
          <w:rFonts w:ascii="Times New Roman" w:hAnsi="Times New Roman" w:cs="Times New Roman"/>
        </w:rPr>
        <w:t>, NO</w:t>
      </w:r>
      <w:r w:rsidRPr="00ED51FA">
        <w:rPr>
          <w:rFonts w:ascii="Times New Roman" w:hAnsi="Times New Roman" w:cs="Times New Roman"/>
          <w:vertAlign w:val="subscript"/>
        </w:rPr>
        <w:t xml:space="preserve">2 </w:t>
      </w:r>
      <w:r w:rsidRPr="00ED51FA">
        <w:rPr>
          <w:rFonts w:ascii="Times New Roman" w:hAnsi="Times New Roman" w:cs="Times New Roman"/>
        </w:rPr>
        <w:t>(a brown gas) and dinitrogen tetroxide</w:t>
      </w:r>
      <w:r>
        <w:rPr>
          <w:rFonts w:ascii="Times New Roman" w:hAnsi="Times New Roman" w:cs="Times New Roman"/>
        </w:rPr>
        <w:t>, N</w:t>
      </w:r>
      <w:r w:rsidRPr="00ED51FA">
        <w:rPr>
          <w:rFonts w:ascii="Times New Roman" w:hAnsi="Times New Roman" w:cs="Times New Roman"/>
          <w:vertAlign w:val="subscript"/>
        </w:rPr>
        <w:t>2</w:t>
      </w:r>
      <w:r>
        <w:rPr>
          <w:rFonts w:ascii="Times New Roman" w:hAnsi="Times New Roman" w:cs="Times New Roman"/>
        </w:rPr>
        <w:t>O</w:t>
      </w:r>
      <w:r w:rsidRPr="00ED51FA">
        <w:rPr>
          <w:rFonts w:ascii="Times New Roman" w:hAnsi="Times New Roman" w:cs="Times New Roman"/>
          <w:vertAlign w:val="subscript"/>
        </w:rPr>
        <w:t>4</w:t>
      </w:r>
      <w:r w:rsidRPr="00ED51FA">
        <w:rPr>
          <w:rFonts w:ascii="Times New Roman" w:hAnsi="Times New Roman" w:cs="Times New Roman"/>
        </w:rPr>
        <w:t xml:space="preserve"> (a colourless gas) are in equilibrium according to the equation</w:t>
      </w:r>
    </w:p>
    <w:p w14:paraId="51511D60" w14:textId="43810A36" w:rsidR="00ED51FA" w:rsidRDefault="00ED51FA" w:rsidP="00196F27">
      <w:pPr>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2NO</w:t>
      </w:r>
      <w:r w:rsidRPr="00ED51FA">
        <w:rPr>
          <w:rFonts w:ascii="Times New Roman" w:hAnsi="Times New Roman" w:cs="Times New Roman"/>
          <w:vertAlign w:val="subscript"/>
        </w:rPr>
        <w:t>2</w:t>
      </w:r>
      <w:r>
        <w:rPr>
          <w:rFonts w:ascii="Times New Roman" w:hAnsi="Times New Roman" w:cs="Times New Roman"/>
        </w:rPr>
        <w:t xml:space="preserve">(g) </w:t>
      </w:r>
      <w:r w:rsidRPr="00ED51FA">
        <w:rPr>
          <w:rFonts w:ascii="Times New Roman" w:hAnsi="Times New Roman" w:cs="Times New Roman"/>
        </w:rPr>
        <w:t xml:space="preserve"> </w:t>
      </w:r>
      <w:r>
        <w:rPr>
          <w:rFonts w:ascii="Times New Roman" w:hAnsi="Times New Roman" w:cs="Times New Roman"/>
          <w:sz w:val="36"/>
          <w:szCs w:val="36"/>
        </w:rPr>
        <w:t xml:space="preserve">   </w:t>
      </w:r>
      <m:oMath>
        <m:r>
          <w:rPr>
            <w:rFonts w:ascii="Cambria Math" w:hAnsi="Cambria Math" w:cs="Times New Roman"/>
          </w:rPr>
          <m:t>⇌</m:t>
        </m:r>
      </m:oMath>
      <w:r w:rsidR="00FC0FD5">
        <w:rPr>
          <w:rFonts w:ascii="Times New Roman" w:eastAsiaTheme="minorEastAsia" w:hAnsi="Times New Roman" w:cs="Times New Roman"/>
        </w:rPr>
        <w:t xml:space="preserve"> </w:t>
      </w:r>
      <w:r w:rsidR="00DC064E">
        <w:rPr>
          <w:rFonts w:ascii="Times New Roman" w:hAnsi="Times New Roman" w:cs="Times New Roman"/>
          <w:sz w:val="36"/>
          <w:szCs w:val="36"/>
        </w:rPr>
        <w:t xml:space="preserve">     </w:t>
      </w:r>
      <w:r w:rsidRPr="00ED51FA">
        <w:rPr>
          <w:rFonts w:ascii="Times New Roman" w:hAnsi="Times New Roman" w:cs="Times New Roman"/>
        </w:rPr>
        <w:t>N</w:t>
      </w:r>
      <w:r w:rsidRPr="00ED51FA">
        <w:rPr>
          <w:rFonts w:ascii="Times New Roman" w:hAnsi="Times New Roman" w:cs="Times New Roman"/>
          <w:vertAlign w:val="subscript"/>
        </w:rPr>
        <w:t>2</w:t>
      </w:r>
      <w:r w:rsidRPr="00ED51FA">
        <w:rPr>
          <w:rFonts w:ascii="Times New Roman" w:hAnsi="Times New Roman" w:cs="Times New Roman"/>
        </w:rPr>
        <w:t>O</w:t>
      </w:r>
      <w:r w:rsidRPr="00ED51FA">
        <w:rPr>
          <w:rFonts w:ascii="Times New Roman" w:hAnsi="Times New Roman" w:cs="Times New Roman"/>
          <w:vertAlign w:val="subscript"/>
        </w:rPr>
        <w:t>4</w:t>
      </w:r>
      <w:r>
        <w:rPr>
          <w:rFonts w:ascii="Times New Roman" w:hAnsi="Times New Roman" w:cs="Times New Roman"/>
        </w:rPr>
        <w:t>(g)</w:t>
      </w:r>
    </w:p>
    <w:p w14:paraId="5AF8E8D0" w14:textId="77777777" w:rsidR="00ED51FA" w:rsidRDefault="00ED51FA" w:rsidP="00536E22">
      <w:pPr>
        <w:autoSpaceDE w:val="0"/>
        <w:autoSpaceDN w:val="0"/>
        <w:adjustRightInd w:val="0"/>
        <w:spacing w:after="0" w:line="240" w:lineRule="auto"/>
        <w:rPr>
          <w:rFonts w:ascii="Times New Roman" w:hAnsi="Times New Roman" w:cs="Times New Roman"/>
        </w:rPr>
      </w:pPr>
    </w:p>
    <w:p w14:paraId="46D736F6" w14:textId="5E7BB882" w:rsidR="00ED51FA" w:rsidRDefault="00ED51FA" w:rsidP="00536E22">
      <w:pPr>
        <w:autoSpaceDE w:val="0"/>
        <w:autoSpaceDN w:val="0"/>
        <w:adjustRightInd w:val="0"/>
        <w:spacing w:after="0" w:line="240" w:lineRule="auto"/>
        <w:rPr>
          <w:rFonts w:ascii="Times New Roman" w:hAnsi="Times New Roman" w:cs="Times New Roman"/>
        </w:rPr>
      </w:pPr>
      <w:r w:rsidRPr="00ED51FA">
        <w:rPr>
          <w:rFonts w:ascii="Times New Roman" w:hAnsi="Times New Roman" w:cs="Times New Roman"/>
        </w:rPr>
        <w:t xml:space="preserve">An equilibrium mixture of the two gases at room temperature is light brown but at higher temperatures the colour becomes a much deeper brown. What conclusion can be drawn from this observation? </w:t>
      </w:r>
    </w:p>
    <w:p w14:paraId="4B624A36" w14:textId="77777777" w:rsidR="00864F85" w:rsidRDefault="00864F85" w:rsidP="00536E22">
      <w:pPr>
        <w:autoSpaceDE w:val="0"/>
        <w:autoSpaceDN w:val="0"/>
        <w:adjustRightInd w:val="0"/>
        <w:spacing w:after="0" w:line="240" w:lineRule="auto"/>
        <w:rPr>
          <w:rFonts w:ascii="Times New Roman" w:hAnsi="Times New Roman" w:cs="Times New Roman"/>
        </w:rPr>
      </w:pPr>
    </w:p>
    <w:p w14:paraId="29B0C94F" w14:textId="6776D4CA" w:rsidR="00ED51FA" w:rsidRDefault="00ED51FA" w:rsidP="009D3FE7">
      <w:pPr>
        <w:autoSpaceDE w:val="0"/>
        <w:autoSpaceDN w:val="0"/>
        <w:adjustRightInd w:val="0"/>
        <w:spacing w:after="0" w:line="240" w:lineRule="auto"/>
        <w:ind w:left="567" w:hanging="567"/>
        <w:rPr>
          <w:rFonts w:ascii="Times New Roman" w:hAnsi="Times New Roman" w:cs="Times New Roman"/>
        </w:rPr>
      </w:pPr>
      <w:r w:rsidRPr="00ED51FA">
        <w:rPr>
          <w:rFonts w:ascii="Times New Roman" w:hAnsi="Times New Roman" w:cs="Times New Roman"/>
        </w:rPr>
        <w:t xml:space="preserve">A. </w:t>
      </w:r>
      <w:r w:rsidR="009D3FE7">
        <w:rPr>
          <w:rFonts w:ascii="Times New Roman" w:hAnsi="Times New Roman" w:cs="Times New Roman"/>
        </w:rPr>
        <w:tab/>
      </w:r>
      <w:r w:rsidRPr="00ED51FA">
        <w:rPr>
          <w:rFonts w:ascii="Times New Roman" w:hAnsi="Times New Roman" w:cs="Times New Roman"/>
        </w:rPr>
        <w:t xml:space="preserve">The reverse reaction in the equation is endothermic. </w:t>
      </w:r>
    </w:p>
    <w:p w14:paraId="078B19B7" w14:textId="602AD135" w:rsidR="00ED51FA" w:rsidRDefault="00ED51FA" w:rsidP="009D3FE7">
      <w:pPr>
        <w:autoSpaceDE w:val="0"/>
        <w:autoSpaceDN w:val="0"/>
        <w:adjustRightInd w:val="0"/>
        <w:spacing w:after="0" w:line="240" w:lineRule="auto"/>
        <w:ind w:left="567" w:hanging="567"/>
        <w:rPr>
          <w:rFonts w:ascii="Times New Roman" w:hAnsi="Times New Roman" w:cs="Times New Roman"/>
        </w:rPr>
      </w:pPr>
      <w:r w:rsidRPr="00ED51FA">
        <w:rPr>
          <w:rFonts w:ascii="Times New Roman" w:hAnsi="Times New Roman" w:cs="Times New Roman"/>
        </w:rPr>
        <w:t xml:space="preserve">B. </w:t>
      </w:r>
      <w:r w:rsidR="009D3FE7">
        <w:rPr>
          <w:rFonts w:ascii="Times New Roman" w:hAnsi="Times New Roman" w:cs="Times New Roman"/>
        </w:rPr>
        <w:tab/>
      </w:r>
      <w:r w:rsidRPr="00ED51FA">
        <w:rPr>
          <w:rFonts w:ascii="Times New Roman" w:hAnsi="Times New Roman" w:cs="Times New Roman"/>
        </w:rPr>
        <w:t xml:space="preserve">The forward reaction in the equation is endothermic. </w:t>
      </w:r>
    </w:p>
    <w:p w14:paraId="2E142786" w14:textId="5073A12F" w:rsidR="00ED51FA" w:rsidRDefault="00ED51FA" w:rsidP="009D3FE7">
      <w:pPr>
        <w:autoSpaceDE w:val="0"/>
        <w:autoSpaceDN w:val="0"/>
        <w:adjustRightInd w:val="0"/>
        <w:spacing w:after="0" w:line="240" w:lineRule="auto"/>
        <w:ind w:left="567" w:hanging="567"/>
        <w:rPr>
          <w:rFonts w:ascii="Times New Roman" w:hAnsi="Times New Roman" w:cs="Times New Roman"/>
        </w:rPr>
      </w:pPr>
      <w:r w:rsidRPr="00ED51FA">
        <w:rPr>
          <w:rFonts w:ascii="Times New Roman" w:hAnsi="Times New Roman" w:cs="Times New Roman"/>
        </w:rPr>
        <w:t xml:space="preserve">C. </w:t>
      </w:r>
      <w:r w:rsidR="009D3FE7">
        <w:rPr>
          <w:rFonts w:ascii="Times New Roman" w:hAnsi="Times New Roman" w:cs="Times New Roman"/>
        </w:rPr>
        <w:tab/>
      </w:r>
      <w:r w:rsidRPr="00ED51FA">
        <w:rPr>
          <w:rFonts w:ascii="Times New Roman" w:hAnsi="Times New Roman" w:cs="Times New Roman"/>
        </w:rPr>
        <w:t>The brown colour is due to the strong nitrogen–oxygen bonds in NO</w:t>
      </w:r>
      <w:r w:rsidRPr="00ED51FA">
        <w:rPr>
          <w:rFonts w:ascii="Times New Roman" w:hAnsi="Times New Roman" w:cs="Times New Roman"/>
          <w:vertAlign w:val="subscript"/>
        </w:rPr>
        <w:t>2</w:t>
      </w:r>
      <w:r w:rsidRPr="00ED51FA">
        <w:rPr>
          <w:rFonts w:ascii="Times New Roman" w:hAnsi="Times New Roman" w:cs="Times New Roman"/>
        </w:rPr>
        <w:t xml:space="preserve">. </w:t>
      </w:r>
    </w:p>
    <w:p w14:paraId="2E35AAA3" w14:textId="19F0E9A7" w:rsidR="00EB3364" w:rsidRDefault="00ED51FA" w:rsidP="009D3FE7">
      <w:pPr>
        <w:autoSpaceDE w:val="0"/>
        <w:autoSpaceDN w:val="0"/>
        <w:adjustRightInd w:val="0"/>
        <w:spacing w:after="0" w:line="240" w:lineRule="auto"/>
        <w:ind w:left="567" w:hanging="567"/>
        <w:rPr>
          <w:rFonts w:ascii="Times New Roman" w:hAnsi="Times New Roman" w:cs="Times New Roman"/>
        </w:rPr>
      </w:pPr>
      <w:r w:rsidRPr="00ED51FA">
        <w:rPr>
          <w:rFonts w:ascii="Times New Roman" w:hAnsi="Times New Roman" w:cs="Times New Roman"/>
        </w:rPr>
        <w:t xml:space="preserve">D. </w:t>
      </w:r>
      <w:r w:rsidR="009D3FE7">
        <w:rPr>
          <w:rFonts w:ascii="Times New Roman" w:hAnsi="Times New Roman" w:cs="Times New Roman"/>
        </w:rPr>
        <w:tab/>
      </w:r>
      <w:r w:rsidRPr="00ED51FA">
        <w:rPr>
          <w:rFonts w:ascii="Times New Roman" w:hAnsi="Times New Roman" w:cs="Times New Roman"/>
        </w:rPr>
        <w:t>The equilibrium concentration of N</w:t>
      </w:r>
      <w:r w:rsidRPr="00ED51FA">
        <w:rPr>
          <w:rFonts w:ascii="Times New Roman" w:hAnsi="Times New Roman" w:cs="Times New Roman"/>
          <w:vertAlign w:val="subscript"/>
        </w:rPr>
        <w:t>2</w:t>
      </w:r>
      <w:r w:rsidRPr="00ED51FA">
        <w:rPr>
          <w:rFonts w:ascii="Times New Roman" w:hAnsi="Times New Roman" w:cs="Times New Roman"/>
        </w:rPr>
        <w:t>O</w:t>
      </w:r>
      <w:r w:rsidRPr="00ED51FA">
        <w:rPr>
          <w:rFonts w:ascii="Times New Roman" w:hAnsi="Times New Roman" w:cs="Times New Roman"/>
          <w:vertAlign w:val="subscript"/>
        </w:rPr>
        <w:t>4</w:t>
      </w:r>
      <w:r w:rsidRPr="00ED51FA">
        <w:rPr>
          <w:rFonts w:ascii="Times New Roman" w:hAnsi="Times New Roman" w:cs="Times New Roman"/>
        </w:rPr>
        <w:t xml:space="preserve"> is not dependent on temperature.</w:t>
      </w:r>
    </w:p>
    <w:p w14:paraId="0D985FA4" w14:textId="749E20A9" w:rsidR="00DC064E" w:rsidRDefault="00DC064E" w:rsidP="00536E22">
      <w:pPr>
        <w:autoSpaceDE w:val="0"/>
        <w:autoSpaceDN w:val="0"/>
        <w:adjustRightInd w:val="0"/>
        <w:spacing w:after="0" w:line="240" w:lineRule="auto"/>
        <w:rPr>
          <w:rFonts w:ascii="Times New Roman" w:hAnsi="Times New Roman" w:cs="Times New Roman"/>
        </w:rPr>
      </w:pPr>
    </w:p>
    <w:p w14:paraId="1ACFBFC8" w14:textId="77777777" w:rsidR="00204CAE" w:rsidRPr="00DC064E" w:rsidRDefault="00204CAE" w:rsidP="00204CAE">
      <w:pPr>
        <w:autoSpaceDE w:val="0"/>
        <w:autoSpaceDN w:val="0"/>
        <w:adjustRightInd w:val="0"/>
        <w:spacing w:after="0" w:line="240" w:lineRule="auto"/>
        <w:rPr>
          <w:ins w:id="149" w:author="DIPLARIS, Martha" w:date="2020-06-04T12:35:00Z"/>
          <w:rFonts w:ascii="Times New Roman" w:hAnsi="Times New Roman" w:cs="Times New Roman"/>
          <w:color w:val="C00000"/>
        </w:rPr>
      </w:pPr>
      <w:ins w:id="150" w:author="DIPLARIS, Martha" w:date="2020-06-04T12:35:00Z">
        <w:r w:rsidRPr="00DC064E">
          <w:rPr>
            <w:rFonts w:ascii="Times New Roman" w:hAnsi="Times New Roman" w:cs="Times New Roman"/>
            <w:color w:val="C00000"/>
          </w:rPr>
          <w:t>Answer:  A</w:t>
        </w:r>
      </w:ins>
    </w:p>
    <w:p w14:paraId="2EFD15A7" w14:textId="77777777" w:rsidR="00204CAE" w:rsidRPr="00DC064E" w:rsidRDefault="00204CAE" w:rsidP="00204CAE">
      <w:pPr>
        <w:autoSpaceDE w:val="0"/>
        <w:autoSpaceDN w:val="0"/>
        <w:adjustRightInd w:val="0"/>
        <w:spacing w:after="0" w:line="240" w:lineRule="auto"/>
        <w:rPr>
          <w:ins w:id="151" w:author="DIPLARIS, Martha" w:date="2020-06-04T12:35:00Z"/>
          <w:rFonts w:ascii="Times New Roman" w:hAnsi="Times New Roman" w:cs="Times New Roman"/>
          <w:color w:val="C00000"/>
        </w:rPr>
      </w:pPr>
      <w:ins w:id="152" w:author="DIPLARIS, Martha" w:date="2020-06-04T12:35:00Z">
        <w:r w:rsidRPr="00DC064E">
          <w:rPr>
            <w:rFonts w:ascii="Times New Roman" w:hAnsi="Times New Roman" w:cs="Times New Roman"/>
            <w:color w:val="C00000"/>
          </w:rPr>
          <w:t>Since increasing the temperature favours the reverse reaction, then the reverse reaction must be an endothermic reaction and the forw</w:t>
        </w:r>
        <w:r>
          <w:rPr>
            <w:rFonts w:ascii="Times New Roman" w:hAnsi="Times New Roman" w:cs="Times New Roman"/>
            <w:color w:val="C00000"/>
          </w:rPr>
          <w:t>ard reaction must be exothermic.</w:t>
        </w:r>
      </w:ins>
    </w:p>
    <w:p w14:paraId="29631D1C" w14:textId="2598BE5B" w:rsidR="00DC064E" w:rsidRDefault="00DC064E" w:rsidP="00536E22">
      <w:pPr>
        <w:autoSpaceDE w:val="0"/>
        <w:autoSpaceDN w:val="0"/>
        <w:adjustRightInd w:val="0"/>
        <w:spacing w:after="0" w:line="240" w:lineRule="auto"/>
        <w:rPr>
          <w:ins w:id="153" w:author="DIPLARIS, Martha" w:date="2020-05-25T09:11:00Z"/>
          <w:rFonts w:ascii="Times New Roman" w:hAnsi="Times New Roman" w:cs="Times New Roman"/>
          <w:color w:val="C00000"/>
        </w:rPr>
      </w:pPr>
    </w:p>
    <w:p w14:paraId="6FCB7C27" w14:textId="5B6CACC4" w:rsidR="00F84619" w:rsidRDefault="00F84619" w:rsidP="00536E22">
      <w:pPr>
        <w:autoSpaceDE w:val="0"/>
        <w:autoSpaceDN w:val="0"/>
        <w:adjustRightInd w:val="0"/>
        <w:spacing w:after="0" w:line="240" w:lineRule="auto"/>
        <w:rPr>
          <w:ins w:id="154" w:author="DIPLARIS, Martha" w:date="2020-05-25T09:11:00Z"/>
          <w:rFonts w:ascii="Times New Roman" w:hAnsi="Times New Roman" w:cs="Times New Roman"/>
          <w:color w:val="C00000"/>
        </w:rPr>
      </w:pPr>
    </w:p>
    <w:p w14:paraId="732CAF58" w14:textId="77777777" w:rsidR="00F84619" w:rsidRDefault="00F84619" w:rsidP="00536E22">
      <w:pPr>
        <w:autoSpaceDE w:val="0"/>
        <w:autoSpaceDN w:val="0"/>
        <w:adjustRightInd w:val="0"/>
        <w:spacing w:after="0" w:line="240" w:lineRule="auto"/>
        <w:rPr>
          <w:rFonts w:ascii="Times New Roman" w:hAnsi="Times New Roman" w:cs="Times New Roman"/>
          <w:color w:val="C00000"/>
        </w:rPr>
      </w:pPr>
    </w:p>
    <w:p w14:paraId="7CF944FC" w14:textId="44A1886A" w:rsidR="009C6EF8" w:rsidRDefault="009C6EF8" w:rsidP="00536E22">
      <w:pPr>
        <w:autoSpaceDE w:val="0"/>
        <w:autoSpaceDN w:val="0"/>
        <w:adjustRightInd w:val="0"/>
        <w:spacing w:after="0" w:line="240" w:lineRule="auto"/>
        <w:rPr>
          <w:rFonts w:ascii="Times New Roman" w:hAnsi="Times New Roman" w:cs="Times New Roman"/>
          <w:color w:val="C00000"/>
        </w:rPr>
      </w:pPr>
    </w:p>
    <w:p w14:paraId="0423F43C" w14:textId="1E540A59" w:rsidR="00624CBE" w:rsidDel="00624CBE" w:rsidRDefault="00624CBE" w:rsidP="00536E22">
      <w:pPr>
        <w:autoSpaceDE w:val="0"/>
        <w:autoSpaceDN w:val="0"/>
        <w:adjustRightInd w:val="0"/>
        <w:spacing w:after="0" w:line="240" w:lineRule="auto"/>
        <w:rPr>
          <w:del w:id="155" w:author="DIPLARIS, Martha" w:date="2020-05-25T09:09:00Z"/>
          <w:rFonts w:ascii="Times New Roman" w:hAnsi="Times New Roman" w:cs="Times New Roman"/>
          <w:color w:val="C00000"/>
        </w:rPr>
      </w:pPr>
    </w:p>
    <w:p w14:paraId="3EA320A0" w14:textId="77777777" w:rsidR="00864F85" w:rsidDel="00624CBE" w:rsidRDefault="00864F85" w:rsidP="00536E22">
      <w:pPr>
        <w:autoSpaceDE w:val="0"/>
        <w:autoSpaceDN w:val="0"/>
        <w:adjustRightInd w:val="0"/>
        <w:spacing w:after="0" w:line="240" w:lineRule="auto"/>
        <w:rPr>
          <w:del w:id="156" w:author="DIPLARIS, Martha" w:date="2020-05-25T09:09:00Z"/>
          <w:rFonts w:ascii="Times New Roman" w:eastAsia="MS Mincho" w:hAnsi="Times New Roman" w:cs="Times New Roman"/>
          <w:b/>
          <w:bCs/>
          <w:color w:val="FF0000"/>
        </w:rPr>
      </w:pPr>
    </w:p>
    <w:p w14:paraId="280D8291" w14:textId="108E5016" w:rsidR="00DC064E" w:rsidRDefault="00DC064E" w:rsidP="00536E22">
      <w:pPr>
        <w:autoSpaceDE w:val="0"/>
        <w:autoSpaceDN w:val="0"/>
        <w:adjustRightInd w:val="0"/>
        <w:spacing w:after="0" w:line="240" w:lineRule="auto"/>
        <w:rPr>
          <w:rFonts w:ascii="Times New Roman" w:eastAsia="MS Mincho" w:hAnsi="Times New Roman" w:cs="Times New Roman"/>
          <w:b/>
          <w:bCs/>
        </w:rPr>
      </w:pPr>
      <w:r w:rsidRPr="00DC064E">
        <w:rPr>
          <w:rFonts w:ascii="Times New Roman" w:eastAsia="MS Mincho" w:hAnsi="Times New Roman" w:cs="Times New Roman"/>
          <w:b/>
          <w:bCs/>
        </w:rPr>
        <w:t>Question 8</w:t>
      </w:r>
    </w:p>
    <w:p w14:paraId="098F5544" w14:textId="3ABC9B74" w:rsidR="00DC064E" w:rsidRDefault="00DC064E" w:rsidP="00536E22">
      <w:pPr>
        <w:autoSpaceDE w:val="0"/>
        <w:autoSpaceDN w:val="0"/>
        <w:adjustRightInd w:val="0"/>
        <w:spacing w:after="0" w:line="240" w:lineRule="auto"/>
        <w:rPr>
          <w:rFonts w:ascii="Times New Roman" w:hAnsi="Times New Roman" w:cs="Times New Roman"/>
        </w:rPr>
      </w:pPr>
      <w:r w:rsidRPr="00DC064E">
        <w:rPr>
          <w:rFonts w:ascii="Times New Roman" w:hAnsi="Times New Roman" w:cs="Times New Roman"/>
        </w:rPr>
        <w:t>Three gases X, Y and Z were mixed in a closed container and allowed to reach equilibrium. A change was imposed at time T and the equilibrium was re-established. The concentration of each gas is plotted against time.</w:t>
      </w:r>
    </w:p>
    <w:p w14:paraId="7EC29034" w14:textId="26F8804E" w:rsidR="00DC064E" w:rsidRDefault="00DC064E" w:rsidP="00536E22">
      <w:pPr>
        <w:autoSpaceDE w:val="0"/>
        <w:autoSpaceDN w:val="0"/>
        <w:adjustRightInd w:val="0"/>
        <w:spacing w:after="0" w:line="240" w:lineRule="auto"/>
        <w:rPr>
          <w:rFonts w:ascii="Times New Roman" w:hAnsi="Times New Roman" w:cs="Times New Roman"/>
        </w:rPr>
      </w:pPr>
    </w:p>
    <w:p w14:paraId="2252911F" w14:textId="203044B8" w:rsidR="00DC064E" w:rsidRPr="00DC064E" w:rsidRDefault="00A67E50" w:rsidP="00DC064E">
      <w:pPr>
        <w:autoSpaceDE w:val="0"/>
        <w:autoSpaceDN w:val="0"/>
        <w:adjustRightInd w:val="0"/>
        <w:spacing w:after="0" w:line="240" w:lineRule="auto"/>
        <w:jc w:val="center"/>
        <w:rPr>
          <w:rFonts w:ascii="Times New Roman" w:eastAsia="MS Mincho" w:hAnsi="Times New Roman" w:cs="Times New Roman"/>
          <w:b/>
          <w:bCs/>
        </w:rPr>
      </w:pPr>
      <w:ins w:id="157" w:author="DIPLARIS, Martha" w:date="2020-05-25T09:21:00Z">
        <w:r>
          <w:rPr>
            <w:noProof/>
            <w:lang w:eastAsia="en-AU"/>
          </w:rPr>
          <w:lastRenderedPageBreak/>
          <mc:AlternateContent>
            <mc:Choice Requires="wps">
              <w:drawing>
                <wp:anchor distT="0" distB="0" distL="114300" distR="114300" simplePos="0" relativeHeight="251699200" behindDoc="0" locked="0" layoutInCell="1" allowOverlap="1" wp14:anchorId="76C91238" wp14:editId="73C9506F">
                  <wp:simplePos x="0" y="0"/>
                  <wp:positionH relativeFrom="column">
                    <wp:posOffset>3024554</wp:posOffset>
                  </wp:positionH>
                  <wp:positionV relativeFrom="paragraph">
                    <wp:posOffset>2370211</wp:posOffset>
                  </wp:positionV>
                  <wp:extent cx="0" cy="63304"/>
                  <wp:effectExtent l="0" t="0" r="19050" b="32385"/>
                  <wp:wrapNone/>
                  <wp:docPr id="31" name="Straight Connector 31"/>
                  <wp:cNvGraphicFramePr/>
                  <a:graphic xmlns:a="http://schemas.openxmlformats.org/drawingml/2006/main">
                    <a:graphicData uri="http://schemas.microsoft.com/office/word/2010/wordprocessingShape">
                      <wps:wsp>
                        <wps:cNvCnPr/>
                        <wps:spPr>
                          <a:xfrm>
                            <a:off x="0" y="0"/>
                            <a:ext cx="0" cy="63304"/>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96950E" id="Straight Connector 3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238.15pt,186.65pt" to="238.15pt,1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" strokecolor="black [3040]" strokeweight="1pt"/>
              </w:pict>
            </mc:Fallback>
          </mc:AlternateContent>
        </w:r>
        <w:r>
          <w:rPr>
            <w:noProof/>
            <w:lang w:eastAsia="en-AU"/>
          </w:rPr>
          <mc:AlternateContent>
            <mc:Choice Requires="wps">
              <w:drawing>
                <wp:anchor distT="0" distB="0" distL="114300" distR="114300" simplePos="0" relativeHeight="251698176" behindDoc="0" locked="0" layoutInCell="1" allowOverlap="1" wp14:anchorId="0E46BAE7" wp14:editId="382408F2">
                  <wp:simplePos x="0" y="0"/>
                  <wp:positionH relativeFrom="column">
                    <wp:posOffset>2912012</wp:posOffset>
                  </wp:positionH>
                  <wp:positionV relativeFrom="paragraph">
                    <wp:posOffset>2433514</wp:posOffset>
                  </wp:positionV>
                  <wp:extent cx="492369" cy="260253"/>
                  <wp:effectExtent l="0" t="0" r="3175" b="6985"/>
                  <wp:wrapNone/>
                  <wp:docPr id="30" name="Text Box 30"/>
                  <wp:cNvGraphicFramePr/>
                  <a:graphic xmlns:a="http://schemas.openxmlformats.org/drawingml/2006/main">
                    <a:graphicData uri="http://schemas.microsoft.com/office/word/2010/wordprocessingShape">
                      <wps:wsp>
                        <wps:cNvSpPr txBox="1"/>
                        <wps:spPr>
                          <a:xfrm>
                            <a:off x="0" y="0"/>
                            <a:ext cx="492369" cy="260253"/>
                          </a:xfrm>
                          <a:prstGeom prst="rect">
                            <a:avLst/>
                          </a:prstGeom>
                          <a:solidFill>
                            <a:schemeClr val="lt1"/>
                          </a:solidFill>
                          <a:ln w="6350">
                            <a:noFill/>
                          </a:ln>
                        </wps:spPr>
                        <wps:txbx>
                          <w:txbxContent>
                            <w:p w14:paraId="3F2C7E4A" w14:textId="6A868F24" w:rsidR="005B43FD" w:rsidRDefault="005B43FD">
                              <w:ins w:id="158" w:author="DIPLARIS, Martha" w:date="2020-05-25T09:21:00Z">
                                <w:r>
                                  <w:t>T</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46BAE7" id="Text Box 30" o:spid="_x0000_s1030" type="#_x0000_t202" style="position:absolute;left:0;text-align:left;margin-left:229.3pt;margin-top:191.6pt;width:38.75pt;height:20.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" fillcolor="white [3201]" stroked="f" strokeweight=".5pt">
                  <v:textbox>
                    <w:txbxContent>
                      <w:p w14:paraId="3F2C7E4A" w14:textId="6A868F24" w:rsidR="005B43FD" w:rsidRDefault="005B43FD">
                        <w:ins w:id="164" w:author="DIPLARIS, Martha" w:date="2020-05-25T09:21:00Z">
                          <w:r>
                            <w:t>T</w:t>
                          </w:r>
                        </w:ins>
                      </w:p>
                    </w:txbxContent>
                  </v:textbox>
                </v:shape>
              </w:pict>
            </mc:Fallback>
          </mc:AlternateContent>
        </w:r>
      </w:ins>
      <w:ins w:id="159" w:author="DIPLARIS, Martha" w:date="2020-05-25T09:18:00Z">
        <w:r w:rsidR="00327021">
          <w:rPr>
            <w:noProof/>
            <w:lang w:eastAsia="en-AU"/>
          </w:rPr>
          <mc:AlternateContent>
            <mc:Choice Requires="wps">
              <w:drawing>
                <wp:anchor distT="0" distB="0" distL="114300" distR="114300" simplePos="0" relativeHeight="251697152" behindDoc="0" locked="0" layoutInCell="1" allowOverlap="1" wp14:anchorId="6F41356D" wp14:editId="399831CA">
                  <wp:simplePos x="0" y="0"/>
                  <wp:positionH relativeFrom="margin">
                    <wp:posOffset>829994</wp:posOffset>
                  </wp:positionH>
                  <wp:positionV relativeFrom="paragraph">
                    <wp:posOffset>702456</wp:posOffset>
                  </wp:positionV>
                  <wp:extent cx="1083212" cy="506437"/>
                  <wp:effectExtent l="2540" t="0" r="5715" b="5715"/>
                  <wp:wrapNone/>
                  <wp:docPr id="28" name="Text Box 28"/>
                  <wp:cNvGraphicFramePr/>
                  <a:graphic xmlns:a="http://schemas.openxmlformats.org/drawingml/2006/main">
                    <a:graphicData uri="http://schemas.microsoft.com/office/word/2010/wordprocessingShape">
                      <wps:wsp>
                        <wps:cNvSpPr txBox="1"/>
                        <wps:spPr>
                          <a:xfrm rot="16200000">
                            <a:off x="0" y="0"/>
                            <a:ext cx="1083212" cy="506437"/>
                          </a:xfrm>
                          <a:prstGeom prst="rect">
                            <a:avLst/>
                          </a:prstGeom>
                          <a:solidFill>
                            <a:schemeClr val="lt1"/>
                          </a:solidFill>
                          <a:ln w="6350">
                            <a:noFill/>
                          </a:ln>
                        </wps:spPr>
                        <wps:txbx>
                          <w:txbxContent>
                            <w:p w14:paraId="09E0130B" w14:textId="58DD2380" w:rsidR="005B43FD" w:rsidRDefault="005B43FD">
                              <w:ins w:id="160" w:author="DIPLARIS, Martha" w:date="2020-05-25T09:18:00Z">
                                <w:r>
                                  <w:t>Concentration (mol L</w:t>
                                </w:r>
                                <w:r w:rsidRPr="00327021">
                                  <w:rPr>
                                    <w:vertAlign w:val="superscript"/>
                                    <w:rPrChange w:id="161" w:author="DIPLARIS, Martha" w:date="2020-05-25T09:18:00Z">
                                      <w:rPr/>
                                    </w:rPrChange>
                                  </w:rPr>
                                  <w:t>-1</w:t>
                                </w:r>
                                <w:r>
                                  <w:t>)</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1356D" id="Text Box 28" o:spid="_x0000_s1031" type="#_x0000_t202" style="position:absolute;left:0;text-align:left;margin-left:65.35pt;margin-top:55.3pt;width:85.3pt;height:39.9pt;rotation:-90;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" fillcolor="white [3201]" stroked="f" strokeweight=".5pt">
                  <v:textbox>
                    <w:txbxContent>
                      <w:p w14:paraId="09E0130B" w14:textId="58DD2380" w:rsidR="005B43FD" w:rsidRDefault="005B43FD">
                        <w:ins w:id="168" w:author="DIPLARIS, Martha" w:date="2020-05-25T09:18:00Z">
                          <w:r>
                            <w:t>Concentration (mol L</w:t>
                          </w:r>
                          <w:r w:rsidRPr="00327021">
                            <w:rPr>
                              <w:vertAlign w:val="superscript"/>
                              <w:rPrChange w:id="169" w:author="DIPLARIS, Martha" w:date="2020-05-25T09:18:00Z">
                                <w:rPr/>
                              </w:rPrChange>
                            </w:rPr>
                            <w:t>-1</w:t>
                          </w:r>
                          <w:r>
                            <w:t>)</w:t>
                          </w:r>
                        </w:ins>
                      </w:p>
                    </w:txbxContent>
                  </v:textbox>
                  <w10:wrap anchorx="margin"/>
                </v:shape>
              </w:pict>
            </mc:Fallback>
          </mc:AlternateContent>
        </w:r>
      </w:ins>
      <w:r w:rsidR="00DC064E">
        <w:rPr>
          <w:noProof/>
          <w:lang w:eastAsia="en-AU"/>
        </w:rPr>
        <w:drawing>
          <wp:inline distT="0" distB="0" distL="0" distR="0" wp14:anchorId="190D7891" wp14:editId="2948A013">
            <wp:extent cx="3206187" cy="2550103"/>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3122" cy="2579480"/>
                    </a:xfrm>
                    <a:prstGeom prst="rect">
                      <a:avLst/>
                    </a:prstGeom>
                  </pic:spPr>
                </pic:pic>
              </a:graphicData>
            </a:graphic>
          </wp:inline>
        </w:drawing>
      </w:r>
    </w:p>
    <w:p w14:paraId="0B9F728C" w14:textId="77777777" w:rsidR="00DC064E" w:rsidRDefault="00DC064E" w:rsidP="00536E22">
      <w:pPr>
        <w:autoSpaceDE w:val="0"/>
        <w:autoSpaceDN w:val="0"/>
        <w:adjustRightInd w:val="0"/>
        <w:spacing w:after="0" w:line="240" w:lineRule="auto"/>
        <w:rPr>
          <w:rFonts w:ascii="Times New Roman" w:eastAsia="MS Mincho" w:hAnsi="Times New Roman" w:cs="Times New Roman"/>
          <w:b/>
          <w:bCs/>
          <w:color w:val="FF0000"/>
        </w:rPr>
      </w:pPr>
    </w:p>
    <w:p w14:paraId="5BE47C31" w14:textId="77777777" w:rsidR="00DC064E" w:rsidRPr="009801BC" w:rsidRDefault="00DC064E" w:rsidP="00536E22">
      <w:pPr>
        <w:autoSpaceDE w:val="0"/>
        <w:autoSpaceDN w:val="0"/>
        <w:adjustRightInd w:val="0"/>
        <w:spacing w:after="0" w:line="240" w:lineRule="auto"/>
        <w:rPr>
          <w:rFonts w:ascii="Times New Roman" w:hAnsi="Times New Roman" w:cs="Times New Roman"/>
        </w:rPr>
      </w:pPr>
      <w:r w:rsidRPr="009801BC">
        <w:rPr>
          <w:rFonts w:ascii="Times New Roman" w:hAnsi="Times New Roman" w:cs="Times New Roman"/>
        </w:rPr>
        <w:t xml:space="preserve">Which reaction does the graph represent? </w:t>
      </w:r>
    </w:p>
    <w:p w14:paraId="0B092773" w14:textId="454A8B9C" w:rsidR="00DC064E" w:rsidRPr="009801BC" w:rsidRDefault="00DC064E" w:rsidP="009801BC">
      <w:pPr>
        <w:autoSpaceDE w:val="0"/>
        <w:autoSpaceDN w:val="0"/>
        <w:adjustRightInd w:val="0"/>
        <w:spacing w:after="0" w:line="360" w:lineRule="auto"/>
        <w:ind w:left="567" w:hanging="567"/>
        <w:rPr>
          <w:rFonts w:ascii="Times New Roman" w:hAnsi="Times New Roman" w:cs="Times New Roman"/>
        </w:rPr>
      </w:pPr>
      <w:r w:rsidRPr="009801BC">
        <w:rPr>
          <w:rFonts w:ascii="Times New Roman" w:hAnsi="Times New Roman" w:cs="Times New Roman"/>
        </w:rPr>
        <w:t xml:space="preserve">A. </w:t>
      </w:r>
      <w:r w:rsidRPr="009801BC">
        <w:rPr>
          <w:rFonts w:ascii="Times New Roman" w:hAnsi="Times New Roman" w:cs="Times New Roman"/>
        </w:rPr>
        <w:tab/>
        <w:t xml:space="preserve">X(g) + Y(g) </w:t>
      </w:r>
      <m:oMath>
        <m:r>
          <w:rPr>
            <w:rFonts w:ascii="Cambria Math" w:hAnsi="Cambria Math" w:cs="Times New Roman"/>
          </w:rPr>
          <m:t>⇌</m:t>
        </m:r>
      </m:oMath>
      <w:r w:rsidR="00FC0FD5">
        <w:rPr>
          <w:rFonts w:ascii="Times New Roman" w:eastAsiaTheme="minorEastAsia" w:hAnsi="Times New Roman" w:cs="Times New Roman"/>
        </w:rPr>
        <w:t xml:space="preserve"> </w:t>
      </w:r>
      <w:r w:rsidRPr="009801BC">
        <w:rPr>
          <w:rFonts w:ascii="Times New Roman" w:hAnsi="Times New Roman" w:cs="Times New Roman"/>
        </w:rPr>
        <w:t xml:space="preserve">2Z(g) </w:t>
      </w:r>
    </w:p>
    <w:p w14:paraId="56DD8AB6" w14:textId="12231A2C" w:rsidR="00DC064E" w:rsidRPr="009801BC" w:rsidRDefault="00DC064E" w:rsidP="009801BC">
      <w:pPr>
        <w:autoSpaceDE w:val="0"/>
        <w:autoSpaceDN w:val="0"/>
        <w:adjustRightInd w:val="0"/>
        <w:spacing w:after="0" w:line="360" w:lineRule="auto"/>
        <w:ind w:left="567" w:hanging="567"/>
        <w:rPr>
          <w:rFonts w:ascii="Times New Roman" w:hAnsi="Times New Roman" w:cs="Times New Roman"/>
        </w:rPr>
      </w:pPr>
      <w:r w:rsidRPr="009801BC">
        <w:rPr>
          <w:rFonts w:ascii="Times New Roman" w:hAnsi="Times New Roman" w:cs="Times New Roman"/>
        </w:rPr>
        <w:t xml:space="preserve">B. </w:t>
      </w:r>
      <w:r w:rsidRPr="009801BC">
        <w:rPr>
          <w:rFonts w:ascii="Times New Roman" w:hAnsi="Times New Roman" w:cs="Times New Roman"/>
        </w:rPr>
        <w:tab/>
        <w:t>2X(g)</w:t>
      </w:r>
      <w:r w:rsidR="00FC0FD5">
        <w:rPr>
          <w:rFonts w:ascii="Times New Roman" w:hAnsi="Times New Roman" w:cs="Times New Roman"/>
        </w:rPr>
        <w:t xml:space="preserve"> </w:t>
      </w:r>
      <w:r w:rsidRPr="009801BC">
        <w:rPr>
          <w:rFonts w:ascii="Times New Roman" w:hAnsi="Times New Roman" w:cs="Times New Roman"/>
        </w:rPr>
        <w:t xml:space="preserve"> </w:t>
      </w:r>
      <m:oMath>
        <m:r>
          <w:rPr>
            <w:rFonts w:ascii="Cambria Math" w:hAnsi="Cambria Math" w:cs="Times New Roman"/>
          </w:rPr>
          <m:t>⇌</m:t>
        </m:r>
      </m:oMath>
      <w:r w:rsidR="00FC0FD5">
        <w:rPr>
          <w:rFonts w:ascii="Times New Roman" w:eastAsiaTheme="minorEastAsia" w:hAnsi="Times New Roman" w:cs="Times New Roman"/>
        </w:rPr>
        <w:t xml:space="preserve">  </w:t>
      </w:r>
      <w:r w:rsidRPr="009801BC">
        <w:rPr>
          <w:rFonts w:ascii="Times New Roman" w:hAnsi="Times New Roman" w:cs="Times New Roman"/>
        </w:rPr>
        <w:t xml:space="preserve">Y(g) + Z(g) </w:t>
      </w:r>
    </w:p>
    <w:p w14:paraId="064C1A4E" w14:textId="7D09004C" w:rsidR="00DC064E" w:rsidRPr="009801BC" w:rsidRDefault="00DC064E" w:rsidP="009801BC">
      <w:pPr>
        <w:autoSpaceDE w:val="0"/>
        <w:autoSpaceDN w:val="0"/>
        <w:adjustRightInd w:val="0"/>
        <w:spacing w:after="0" w:line="360" w:lineRule="auto"/>
        <w:ind w:left="567" w:hanging="567"/>
        <w:rPr>
          <w:rFonts w:ascii="Times New Roman" w:hAnsi="Times New Roman" w:cs="Times New Roman"/>
        </w:rPr>
      </w:pPr>
      <w:r w:rsidRPr="009801BC">
        <w:rPr>
          <w:rFonts w:ascii="Times New Roman" w:hAnsi="Times New Roman" w:cs="Times New Roman"/>
        </w:rPr>
        <w:t xml:space="preserve">C. </w:t>
      </w:r>
      <w:r w:rsidRPr="009801BC">
        <w:rPr>
          <w:rFonts w:ascii="Times New Roman" w:hAnsi="Times New Roman" w:cs="Times New Roman"/>
        </w:rPr>
        <w:tab/>
        <w:t xml:space="preserve">2X(g) </w:t>
      </w:r>
      <m:oMath>
        <m:r>
          <w:rPr>
            <w:rFonts w:ascii="Cambria Math" w:hAnsi="Cambria Math" w:cs="Times New Roman"/>
          </w:rPr>
          <m:t xml:space="preserve"> ⇌</m:t>
        </m:r>
      </m:oMath>
      <w:r w:rsidR="00FC0FD5">
        <w:rPr>
          <w:rFonts w:ascii="Times New Roman" w:eastAsiaTheme="minorEastAsia" w:hAnsi="Times New Roman" w:cs="Times New Roman"/>
        </w:rPr>
        <w:t xml:space="preserve"> </w:t>
      </w:r>
      <w:r w:rsidRPr="009801BC">
        <w:rPr>
          <w:rFonts w:ascii="Times New Roman" w:hAnsi="Times New Roman" w:cs="Times New Roman"/>
        </w:rPr>
        <w:t>Y(g) + 3Z(g)</w:t>
      </w:r>
    </w:p>
    <w:p w14:paraId="3B72E8AD" w14:textId="77777777" w:rsidR="00864F85" w:rsidRDefault="00DC064E" w:rsidP="00864F85">
      <w:pPr>
        <w:autoSpaceDE w:val="0"/>
        <w:autoSpaceDN w:val="0"/>
        <w:adjustRightInd w:val="0"/>
        <w:spacing w:after="0" w:line="360" w:lineRule="auto"/>
        <w:ind w:left="567" w:hanging="567"/>
        <w:rPr>
          <w:rFonts w:ascii="Times New Roman" w:eastAsia="MS Mincho" w:hAnsi="Times New Roman" w:cs="Times New Roman"/>
          <w:b/>
          <w:bCs/>
          <w:color w:val="FF0000"/>
        </w:rPr>
      </w:pPr>
      <w:r w:rsidRPr="009801BC">
        <w:rPr>
          <w:rFonts w:ascii="Times New Roman" w:hAnsi="Times New Roman" w:cs="Times New Roman"/>
        </w:rPr>
        <w:t>D.</w:t>
      </w:r>
      <w:r w:rsidRPr="009801BC">
        <w:rPr>
          <w:rFonts w:ascii="Times New Roman" w:hAnsi="Times New Roman" w:cs="Times New Roman"/>
        </w:rPr>
        <w:tab/>
        <w:t xml:space="preserve"> X(g) </w:t>
      </w:r>
      <m:oMath>
        <m:r>
          <w:rPr>
            <w:rFonts w:ascii="Cambria Math" w:hAnsi="Cambria Math" w:cs="Times New Roman"/>
          </w:rPr>
          <m:t xml:space="preserve"> ⇌</m:t>
        </m:r>
      </m:oMath>
      <w:r w:rsidR="00FC0FD5">
        <w:rPr>
          <w:rFonts w:ascii="Times New Roman" w:eastAsiaTheme="minorEastAsia" w:hAnsi="Times New Roman" w:cs="Times New Roman"/>
        </w:rPr>
        <w:t xml:space="preserve"> </w:t>
      </w:r>
      <w:r w:rsidRPr="009801BC">
        <w:rPr>
          <w:rFonts w:ascii="Times New Roman" w:hAnsi="Times New Roman" w:cs="Times New Roman"/>
        </w:rPr>
        <w:t>Y(g) + Z(g)</w:t>
      </w:r>
    </w:p>
    <w:p w14:paraId="2768DBB0" w14:textId="75EBEC3A" w:rsidR="00864F85" w:rsidRDefault="00864F85" w:rsidP="00864F85">
      <w:pPr>
        <w:autoSpaceDE w:val="0"/>
        <w:autoSpaceDN w:val="0"/>
        <w:adjustRightInd w:val="0"/>
        <w:spacing w:after="0" w:line="360" w:lineRule="auto"/>
        <w:rPr>
          <w:ins w:id="162" w:author="DIPLARIS, Martha" w:date="2020-06-04T12:35:00Z"/>
          <w:rFonts w:ascii="Times New Roman" w:eastAsia="MS Mincho" w:hAnsi="Times New Roman" w:cs="Times New Roman"/>
          <w:b/>
          <w:bCs/>
          <w:color w:val="FF0000"/>
        </w:rPr>
      </w:pPr>
    </w:p>
    <w:p w14:paraId="5A2258BF" w14:textId="77777777" w:rsidR="00204CAE" w:rsidRPr="00DC064E" w:rsidRDefault="00204CAE" w:rsidP="00204CAE">
      <w:pPr>
        <w:autoSpaceDE w:val="0"/>
        <w:autoSpaceDN w:val="0"/>
        <w:adjustRightInd w:val="0"/>
        <w:spacing w:after="0" w:line="240" w:lineRule="auto"/>
        <w:ind w:left="567" w:hanging="567"/>
        <w:rPr>
          <w:ins w:id="163" w:author="DIPLARIS, Martha" w:date="2020-06-04T12:35:00Z"/>
          <w:rFonts w:ascii="Times New Roman" w:eastAsia="MS Mincho" w:hAnsi="Times New Roman" w:cs="Times New Roman"/>
          <w:b/>
          <w:bCs/>
          <w:color w:val="C00000"/>
        </w:rPr>
      </w:pPr>
      <w:ins w:id="164" w:author="DIPLARIS, Martha" w:date="2020-06-04T12:35:00Z">
        <w:r w:rsidRPr="00DC064E">
          <w:rPr>
            <w:rFonts w:ascii="Times New Roman" w:hAnsi="Times New Roman" w:cs="Times New Roman"/>
            <w:color w:val="C00000"/>
          </w:rPr>
          <w:t>Answer: D</w:t>
        </w:r>
      </w:ins>
    </w:p>
    <w:p w14:paraId="72B37F03" w14:textId="77777777" w:rsidR="00204CAE" w:rsidRDefault="00204CAE" w:rsidP="00204CAE">
      <w:pPr>
        <w:autoSpaceDE w:val="0"/>
        <w:autoSpaceDN w:val="0"/>
        <w:adjustRightInd w:val="0"/>
        <w:spacing w:after="0" w:line="240" w:lineRule="auto"/>
        <w:rPr>
          <w:ins w:id="165" w:author="DIPLARIS, Martha" w:date="2020-06-04T12:35:00Z"/>
          <w:rFonts w:ascii="Times New Roman" w:eastAsia="MS Mincho" w:hAnsi="Times New Roman" w:cs="Times New Roman"/>
          <w:b/>
          <w:bCs/>
          <w:color w:val="C00000"/>
        </w:rPr>
      </w:pPr>
    </w:p>
    <w:p w14:paraId="6B1C77F2" w14:textId="77777777" w:rsidR="00204CAE" w:rsidRPr="00D54DF4" w:rsidRDefault="00204CAE" w:rsidP="00204CAE">
      <w:pPr>
        <w:autoSpaceDE w:val="0"/>
        <w:autoSpaceDN w:val="0"/>
        <w:adjustRightInd w:val="0"/>
        <w:spacing w:after="0" w:line="240" w:lineRule="auto"/>
        <w:rPr>
          <w:ins w:id="166" w:author="DIPLARIS, Martha" w:date="2020-06-04T12:35:00Z"/>
          <w:rFonts w:ascii="Times New Roman" w:eastAsia="MS Mincho" w:hAnsi="Times New Roman" w:cs="Times New Roman"/>
          <w:bCs/>
          <w:color w:val="C00000"/>
        </w:rPr>
      </w:pPr>
      <w:ins w:id="167" w:author="DIPLARIS, Martha" w:date="2020-06-04T12:35:00Z">
        <w:r w:rsidRPr="00D54DF4">
          <w:rPr>
            <w:rFonts w:ascii="Times New Roman" w:eastAsia="MS Mincho" w:hAnsi="Times New Roman" w:cs="Times New Roman"/>
            <w:bCs/>
            <w:color w:val="C00000"/>
          </w:rPr>
          <w:t>At time T, the concentration for all of the species has dropped which is due to an increase in volume and therefore a decrease in pressure. According to Le Chatelier’s Principle the system will oppose the change to the pressure by increasing the pressure and in this case favour the reaction which increases the number of particles.</w:t>
        </w:r>
      </w:ins>
    </w:p>
    <w:p w14:paraId="3E326172" w14:textId="77777777" w:rsidR="00204CAE" w:rsidRPr="00D54DF4" w:rsidRDefault="00204CAE" w:rsidP="00204CAE">
      <w:pPr>
        <w:autoSpaceDE w:val="0"/>
        <w:autoSpaceDN w:val="0"/>
        <w:adjustRightInd w:val="0"/>
        <w:spacing w:after="0" w:line="240" w:lineRule="auto"/>
        <w:rPr>
          <w:ins w:id="168" w:author="DIPLARIS, Martha" w:date="2020-06-04T12:35:00Z"/>
          <w:rFonts w:ascii="Times New Roman" w:eastAsia="MS Mincho" w:hAnsi="Times New Roman" w:cs="Times New Roman"/>
          <w:bCs/>
          <w:color w:val="C00000"/>
        </w:rPr>
      </w:pPr>
      <w:ins w:id="169" w:author="DIPLARIS, Martha" w:date="2020-06-04T12:35:00Z">
        <w:r w:rsidRPr="00D54DF4">
          <w:rPr>
            <w:rFonts w:ascii="Times New Roman" w:eastAsia="MS Mincho" w:hAnsi="Times New Roman" w:cs="Times New Roman"/>
            <w:bCs/>
            <w:color w:val="C00000"/>
          </w:rPr>
          <w:t>Therefore we can eliminate A and B. We can also see that with C, that the ratios in the equation are not reflected by those shown on the graph.</w:t>
        </w:r>
      </w:ins>
    </w:p>
    <w:p w14:paraId="2DD126DC" w14:textId="77777777" w:rsidR="00204CAE" w:rsidRPr="00D54DF4" w:rsidRDefault="00204CAE" w:rsidP="00204CAE">
      <w:pPr>
        <w:autoSpaceDE w:val="0"/>
        <w:autoSpaceDN w:val="0"/>
        <w:adjustRightInd w:val="0"/>
        <w:spacing w:after="0" w:line="240" w:lineRule="auto"/>
        <w:rPr>
          <w:ins w:id="170" w:author="DIPLARIS, Martha" w:date="2020-06-04T12:35:00Z"/>
          <w:rFonts w:ascii="Times New Roman" w:eastAsia="MS Mincho" w:hAnsi="Times New Roman" w:cs="Times New Roman"/>
          <w:bCs/>
          <w:color w:val="C00000"/>
        </w:rPr>
      </w:pPr>
    </w:p>
    <w:p w14:paraId="4BCC9499" w14:textId="77777777" w:rsidR="00204CAE" w:rsidRPr="00D54DF4" w:rsidRDefault="00204CAE" w:rsidP="00204CAE">
      <w:pPr>
        <w:autoSpaceDE w:val="0"/>
        <w:autoSpaceDN w:val="0"/>
        <w:adjustRightInd w:val="0"/>
        <w:spacing w:after="0" w:line="240" w:lineRule="auto"/>
        <w:rPr>
          <w:ins w:id="171" w:author="DIPLARIS, Martha" w:date="2020-06-04T12:35:00Z"/>
          <w:rFonts w:ascii="Times New Roman" w:eastAsia="MS Mincho" w:hAnsi="Times New Roman" w:cs="Times New Roman"/>
          <w:bCs/>
          <w:color w:val="C00000"/>
        </w:rPr>
      </w:pPr>
      <w:ins w:id="172" w:author="DIPLARIS, Martha" w:date="2020-06-04T12:35:00Z">
        <w:r w:rsidRPr="00D54DF4">
          <w:rPr>
            <w:rFonts w:ascii="Times New Roman" w:eastAsia="MS Mincho" w:hAnsi="Times New Roman" w:cs="Times New Roman"/>
            <w:bCs/>
            <w:color w:val="C00000"/>
          </w:rPr>
          <w:t>We can also see from the graph that the ratio for each of the species must be 1:1:1 and therefore the answer must be D.</w:t>
        </w:r>
      </w:ins>
    </w:p>
    <w:p w14:paraId="76D261E1" w14:textId="1E9503EC" w:rsidR="00204CAE" w:rsidRDefault="00204CAE" w:rsidP="00864F85">
      <w:pPr>
        <w:autoSpaceDE w:val="0"/>
        <w:autoSpaceDN w:val="0"/>
        <w:adjustRightInd w:val="0"/>
        <w:spacing w:after="0" w:line="360" w:lineRule="auto"/>
        <w:rPr>
          <w:ins w:id="173" w:author="DIPLARIS, Martha" w:date="2020-06-04T12:35:00Z"/>
          <w:rFonts w:ascii="Times New Roman" w:eastAsia="MS Mincho" w:hAnsi="Times New Roman" w:cs="Times New Roman"/>
          <w:b/>
          <w:bCs/>
          <w:color w:val="FF0000"/>
        </w:rPr>
      </w:pPr>
    </w:p>
    <w:p w14:paraId="55C43DF0" w14:textId="77777777" w:rsidR="00204CAE" w:rsidRDefault="00204CAE" w:rsidP="00864F85">
      <w:pPr>
        <w:autoSpaceDE w:val="0"/>
        <w:autoSpaceDN w:val="0"/>
        <w:adjustRightInd w:val="0"/>
        <w:spacing w:after="0" w:line="360" w:lineRule="auto"/>
        <w:rPr>
          <w:rFonts w:ascii="Times New Roman" w:eastAsia="MS Mincho" w:hAnsi="Times New Roman" w:cs="Times New Roman"/>
          <w:b/>
          <w:bCs/>
          <w:color w:val="FF0000"/>
        </w:rPr>
      </w:pPr>
    </w:p>
    <w:p w14:paraId="2F983EF2" w14:textId="77777777" w:rsidR="00864F85" w:rsidRDefault="00DE3E04" w:rsidP="00864F85">
      <w:pPr>
        <w:autoSpaceDE w:val="0"/>
        <w:autoSpaceDN w:val="0"/>
        <w:adjustRightInd w:val="0"/>
        <w:spacing w:after="0" w:line="240" w:lineRule="auto"/>
        <w:ind w:left="567" w:hanging="567"/>
        <w:rPr>
          <w:rFonts w:ascii="Times New Roman" w:hAnsi="Times New Roman" w:cs="Times New Roman"/>
        </w:rPr>
      </w:pPr>
      <w:r w:rsidRPr="00E77813">
        <w:rPr>
          <w:rFonts w:ascii="Times New Roman" w:eastAsia="MS Mincho" w:hAnsi="Times New Roman" w:cs="Times New Roman"/>
          <w:b/>
          <w:bCs/>
          <w:color w:val="000000" w:themeColor="text1"/>
        </w:rPr>
        <w:t>Question 9</w:t>
      </w:r>
    </w:p>
    <w:p w14:paraId="62B4D6D5" w14:textId="0F50F373" w:rsidR="00C361A8" w:rsidRPr="009E7A64" w:rsidRDefault="00C361A8" w:rsidP="00864F85">
      <w:pPr>
        <w:autoSpaceDE w:val="0"/>
        <w:autoSpaceDN w:val="0"/>
        <w:adjustRightInd w:val="0"/>
        <w:spacing w:after="0" w:line="240" w:lineRule="auto"/>
        <w:ind w:left="567" w:hanging="567"/>
        <w:rPr>
          <w:rFonts w:ascii="Times New Roman" w:hAnsi="Times New Roman" w:cs="Times New Roman"/>
        </w:rPr>
      </w:pPr>
      <w:r w:rsidRPr="009E7A64">
        <w:rPr>
          <w:rFonts w:ascii="Times New Roman" w:hAnsi="Times New Roman" w:cs="Times New Roman"/>
        </w:rPr>
        <w:t xml:space="preserve">Consider the following reaction: </w:t>
      </w:r>
    </w:p>
    <w:p w14:paraId="1AF0BFF4" w14:textId="7F6AE08B" w:rsidR="00C361A8" w:rsidRPr="009E7A64" w:rsidRDefault="00C361A8" w:rsidP="00A424E6">
      <w:pPr>
        <w:autoSpaceDE w:val="0"/>
        <w:autoSpaceDN w:val="0"/>
        <w:adjustRightInd w:val="0"/>
        <w:spacing w:after="0" w:line="240" w:lineRule="auto"/>
        <w:rPr>
          <w:rFonts w:ascii="Times New Roman" w:hAnsi="Times New Roman" w:cs="Times New Roman"/>
        </w:rPr>
      </w:pPr>
    </w:p>
    <w:p w14:paraId="42353AFE" w14:textId="5DDAECA4" w:rsidR="00C361A8" w:rsidRPr="009E7A64" w:rsidRDefault="00C361A8" w:rsidP="00A424E6">
      <w:pPr>
        <w:autoSpaceDE w:val="0"/>
        <w:autoSpaceDN w:val="0"/>
        <w:adjustRightInd w:val="0"/>
        <w:spacing w:after="0" w:line="240" w:lineRule="auto"/>
        <w:rPr>
          <w:rFonts w:ascii="Times New Roman" w:hAnsi="Times New Roman" w:cs="Times New Roman"/>
        </w:rPr>
      </w:pPr>
      <w:r w:rsidRPr="009E7A64">
        <w:rPr>
          <w:rFonts w:ascii="Times New Roman" w:hAnsi="Times New Roman" w:cs="Times New Roman"/>
        </w:rPr>
        <w:t xml:space="preserve">                               N</w:t>
      </w:r>
      <w:r w:rsidRPr="009E7A64">
        <w:rPr>
          <w:rFonts w:ascii="Times New Roman" w:hAnsi="Times New Roman" w:cs="Times New Roman"/>
          <w:vertAlign w:val="subscript"/>
        </w:rPr>
        <w:t>2</w:t>
      </w:r>
      <w:r w:rsidRPr="009E7A64">
        <w:rPr>
          <w:rFonts w:ascii="Times New Roman" w:hAnsi="Times New Roman" w:cs="Times New Roman"/>
        </w:rPr>
        <w:t xml:space="preserve"> (g)     +     O</w:t>
      </w:r>
      <w:r w:rsidRPr="009E7A64">
        <w:rPr>
          <w:rFonts w:ascii="Times New Roman" w:hAnsi="Times New Roman" w:cs="Times New Roman"/>
          <w:vertAlign w:val="subscript"/>
        </w:rPr>
        <w:t>2</w:t>
      </w:r>
      <w:r w:rsidRPr="009E7A64">
        <w:rPr>
          <w:rFonts w:ascii="Times New Roman" w:hAnsi="Times New Roman" w:cs="Times New Roman"/>
        </w:rPr>
        <w:t xml:space="preserve">(g)     </w:t>
      </w:r>
      <m:oMath>
        <m:r>
          <w:rPr>
            <w:rFonts w:ascii="Cambria Math" w:hAnsi="Cambria Math" w:cs="Times New Roman"/>
          </w:rPr>
          <m:t>⇌</m:t>
        </m:r>
      </m:oMath>
      <w:r w:rsidRPr="009E7A64">
        <w:rPr>
          <w:rFonts w:ascii="Times New Roman" w:eastAsiaTheme="minorEastAsia" w:hAnsi="Times New Roman" w:cs="Times New Roman"/>
        </w:rPr>
        <w:t xml:space="preserve">     2NO(g)           ∆H = +176 kJ mol</w:t>
      </w:r>
      <w:r w:rsidRPr="009E7A64">
        <w:rPr>
          <w:rFonts w:ascii="Times New Roman" w:eastAsiaTheme="minorEastAsia" w:hAnsi="Times New Roman" w:cs="Times New Roman"/>
          <w:vertAlign w:val="superscript"/>
        </w:rPr>
        <w:t>-1</w:t>
      </w:r>
    </w:p>
    <w:p w14:paraId="7229DB6D" w14:textId="63C65D79" w:rsidR="00C361A8" w:rsidRPr="009E7A64" w:rsidRDefault="00C361A8" w:rsidP="00A424E6">
      <w:pPr>
        <w:autoSpaceDE w:val="0"/>
        <w:autoSpaceDN w:val="0"/>
        <w:adjustRightInd w:val="0"/>
        <w:spacing w:after="0" w:line="240" w:lineRule="auto"/>
        <w:rPr>
          <w:rFonts w:ascii="Times New Roman" w:hAnsi="Times New Roman" w:cs="Times New Roman"/>
        </w:rPr>
      </w:pPr>
    </w:p>
    <w:p w14:paraId="7F00F45B" w14:textId="5F354816" w:rsidR="009E7A64" w:rsidRDefault="00C361A8" w:rsidP="00A424E6">
      <w:pPr>
        <w:autoSpaceDE w:val="0"/>
        <w:autoSpaceDN w:val="0"/>
        <w:adjustRightInd w:val="0"/>
        <w:spacing w:after="0" w:line="240" w:lineRule="auto"/>
        <w:rPr>
          <w:rFonts w:ascii="Times New Roman" w:hAnsi="Times New Roman" w:cs="Times New Roman"/>
        </w:rPr>
      </w:pPr>
      <w:r w:rsidRPr="009E7A64">
        <w:rPr>
          <w:rFonts w:ascii="Times New Roman" w:hAnsi="Times New Roman" w:cs="Times New Roman"/>
        </w:rPr>
        <w:t xml:space="preserve">An increase in temperature would: </w:t>
      </w:r>
    </w:p>
    <w:p w14:paraId="1A1B6523" w14:textId="77777777" w:rsidR="00864F85" w:rsidRPr="009E7A64" w:rsidRDefault="00864F85" w:rsidP="00A424E6">
      <w:pPr>
        <w:autoSpaceDE w:val="0"/>
        <w:autoSpaceDN w:val="0"/>
        <w:adjustRightInd w:val="0"/>
        <w:spacing w:after="0" w:line="240" w:lineRule="auto"/>
        <w:rPr>
          <w:rFonts w:ascii="Times New Roman" w:hAnsi="Times New Roman" w:cs="Times New Roman"/>
        </w:rPr>
      </w:pPr>
    </w:p>
    <w:p w14:paraId="7F1ACF20" w14:textId="5CA1DCED" w:rsidR="009E7A64" w:rsidRPr="009E7A64" w:rsidRDefault="00C361A8" w:rsidP="009E7A64">
      <w:pPr>
        <w:pStyle w:val="ListParagraph"/>
        <w:numPr>
          <w:ilvl w:val="0"/>
          <w:numId w:val="21"/>
        </w:numPr>
        <w:autoSpaceDE w:val="0"/>
        <w:autoSpaceDN w:val="0"/>
        <w:adjustRightInd w:val="0"/>
        <w:spacing w:after="0" w:line="240" w:lineRule="auto"/>
        <w:ind w:left="567" w:hanging="567"/>
        <w:rPr>
          <w:rFonts w:ascii="Times New Roman" w:hAnsi="Times New Roman" w:cs="Times New Roman"/>
        </w:rPr>
      </w:pPr>
      <w:r w:rsidRPr="009E7A64">
        <w:rPr>
          <w:rFonts w:ascii="Times New Roman" w:hAnsi="Times New Roman" w:cs="Times New Roman"/>
        </w:rPr>
        <w:t xml:space="preserve">Shift the equilibrium in favour of the reverse reaction and increase the value of K. </w:t>
      </w:r>
    </w:p>
    <w:p w14:paraId="5F60D9CB" w14:textId="77777777" w:rsidR="009E7A64" w:rsidRPr="009E7A64" w:rsidRDefault="00C361A8" w:rsidP="009E7A64">
      <w:pPr>
        <w:pStyle w:val="ListParagraph"/>
        <w:numPr>
          <w:ilvl w:val="0"/>
          <w:numId w:val="21"/>
        </w:numPr>
        <w:autoSpaceDE w:val="0"/>
        <w:autoSpaceDN w:val="0"/>
        <w:adjustRightInd w:val="0"/>
        <w:spacing w:after="0" w:line="240" w:lineRule="auto"/>
        <w:ind w:left="567" w:hanging="567"/>
        <w:rPr>
          <w:rFonts w:ascii="Times New Roman" w:eastAsia="MS Mincho" w:hAnsi="Times New Roman" w:cs="Times New Roman"/>
          <w:bCs/>
          <w:color w:val="000000" w:themeColor="text1"/>
        </w:rPr>
      </w:pPr>
      <w:r w:rsidRPr="009E7A64">
        <w:rPr>
          <w:rFonts w:ascii="Times New Roman" w:hAnsi="Times New Roman" w:cs="Times New Roman"/>
        </w:rPr>
        <w:t xml:space="preserve">Shift the equilibrium in favour of the forward reaction and decrease the value of K. </w:t>
      </w:r>
    </w:p>
    <w:p w14:paraId="5491C40D" w14:textId="77777777" w:rsidR="009E7A64" w:rsidRPr="009E7A64" w:rsidRDefault="00C361A8" w:rsidP="009E7A64">
      <w:pPr>
        <w:pStyle w:val="ListParagraph"/>
        <w:numPr>
          <w:ilvl w:val="0"/>
          <w:numId w:val="21"/>
        </w:numPr>
        <w:autoSpaceDE w:val="0"/>
        <w:autoSpaceDN w:val="0"/>
        <w:adjustRightInd w:val="0"/>
        <w:spacing w:after="0" w:line="240" w:lineRule="auto"/>
        <w:ind w:left="567" w:hanging="567"/>
        <w:rPr>
          <w:rFonts w:ascii="Times New Roman" w:eastAsia="MS Mincho" w:hAnsi="Times New Roman" w:cs="Times New Roman"/>
          <w:bCs/>
          <w:color w:val="000000" w:themeColor="text1"/>
        </w:rPr>
      </w:pPr>
      <w:r w:rsidRPr="009E7A64">
        <w:rPr>
          <w:rFonts w:ascii="Times New Roman" w:hAnsi="Times New Roman" w:cs="Times New Roman"/>
        </w:rPr>
        <w:t xml:space="preserve">Shift the equilibrium in favour of the forward reaction and increase the value of K. </w:t>
      </w:r>
    </w:p>
    <w:p w14:paraId="4D560EFE" w14:textId="05F362A2" w:rsidR="00C361A8" w:rsidRPr="009E7A64" w:rsidRDefault="00C361A8" w:rsidP="009E7A64">
      <w:pPr>
        <w:pStyle w:val="ListParagraph"/>
        <w:numPr>
          <w:ilvl w:val="0"/>
          <w:numId w:val="21"/>
        </w:numPr>
        <w:autoSpaceDE w:val="0"/>
        <w:autoSpaceDN w:val="0"/>
        <w:adjustRightInd w:val="0"/>
        <w:spacing w:after="0" w:line="240" w:lineRule="auto"/>
        <w:ind w:left="567" w:hanging="567"/>
        <w:rPr>
          <w:rFonts w:ascii="Times New Roman" w:eastAsia="MS Mincho" w:hAnsi="Times New Roman" w:cs="Times New Roman"/>
          <w:bCs/>
          <w:color w:val="000000" w:themeColor="text1"/>
        </w:rPr>
      </w:pPr>
      <w:r w:rsidRPr="009E7A64">
        <w:rPr>
          <w:rFonts w:ascii="Times New Roman" w:hAnsi="Times New Roman" w:cs="Times New Roman"/>
        </w:rPr>
        <w:t>Cause no change to the system.</w:t>
      </w:r>
    </w:p>
    <w:p w14:paraId="66DDFDE8" w14:textId="15222F32" w:rsidR="00DE3E04" w:rsidRDefault="00DE3E04" w:rsidP="00A424E6">
      <w:pPr>
        <w:autoSpaceDE w:val="0"/>
        <w:autoSpaceDN w:val="0"/>
        <w:adjustRightInd w:val="0"/>
        <w:spacing w:after="0" w:line="240" w:lineRule="auto"/>
        <w:rPr>
          <w:rFonts w:ascii="Times New Roman" w:eastAsia="MS Mincho" w:hAnsi="Times New Roman" w:cs="Times New Roman"/>
          <w:b/>
          <w:bCs/>
          <w:color w:val="FF0000"/>
        </w:rPr>
      </w:pPr>
    </w:p>
    <w:p w14:paraId="29AB8F65" w14:textId="77777777" w:rsidR="00204CAE" w:rsidRPr="009E7A64" w:rsidRDefault="00204CAE" w:rsidP="00204CAE">
      <w:pPr>
        <w:autoSpaceDE w:val="0"/>
        <w:autoSpaceDN w:val="0"/>
        <w:adjustRightInd w:val="0"/>
        <w:spacing w:after="0" w:line="240" w:lineRule="auto"/>
        <w:rPr>
          <w:ins w:id="174" w:author="DIPLARIS, Martha" w:date="2020-06-04T12:35:00Z"/>
          <w:rFonts w:ascii="Times New Roman" w:eastAsia="MS Mincho" w:hAnsi="Times New Roman" w:cs="Times New Roman"/>
          <w:bCs/>
          <w:color w:val="C00000"/>
        </w:rPr>
      </w:pPr>
      <w:ins w:id="175" w:author="DIPLARIS, Martha" w:date="2020-06-04T12:35:00Z">
        <w:r w:rsidRPr="009E7A64">
          <w:rPr>
            <w:rFonts w:ascii="Times New Roman" w:eastAsia="MS Mincho" w:hAnsi="Times New Roman" w:cs="Times New Roman"/>
            <w:bCs/>
            <w:color w:val="C00000"/>
          </w:rPr>
          <w:t>Answer: C</w:t>
        </w:r>
      </w:ins>
    </w:p>
    <w:p w14:paraId="35A8F06E" w14:textId="77777777" w:rsidR="00204CAE" w:rsidRPr="009E7A64" w:rsidRDefault="00204CAE" w:rsidP="00204CAE">
      <w:pPr>
        <w:autoSpaceDE w:val="0"/>
        <w:autoSpaceDN w:val="0"/>
        <w:adjustRightInd w:val="0"/>
        <w:spacing w:after="0" w:line="240" w:lineRule="auto"/>
        <w:rPr>
          <w:ins w:id="176" w:author="DIPLARIS, Martha" w:date="2020-06-04T12:35:00Z"/>
          <w:rFonts w:ascii="Times New Roman" w:eastAsia="MS Mincho" w:hAnsi="Times New Roman" w:cs="Times New Roman"/>
          <w:bCs/>
          <w:color w:val="C00000"/>
        </w:rPr>
      </w:pPr>
      <w:ins w:id="177" w:author="DIPLARIS, Martha" w:date="2020-06-04T12:35:00Z">
        <w:r w:rsidRPr="009E7A64">
          <w:rPr>
            <w:rFonts w:ascii="Times New Roman" w:eastAsia="MS Mincho" w:hAnsi="Times New Roman" w:cs="Times New Roman"/>
            <w:bCs/>
            <w:color w:val="C00000"/>
          </w:rPr>
          <w:t>An increase in temperature would favour the forward reaction since it is an endothermic reaction. This would lead to a higher concentration of the products and since K =</w:t>
        </w:r>
        <m:oMath>
          <m:f>
            <m:fPr>
              <m:ctrlPr>
                <w:rPr>
                  <w:rFonts w:ascii="Cambria Math" w:eastAsia="MS Mincho" w:hAnsi="Cambria Math" w:cs="Times New Roman"/>
                  <w:bCs/>
                  <w:i/>
                  <w:color w:val="C00000"/>
                </w:rPr>
              </m:ctrlPr>
            </m:fPr>
            <m:num>
              <m:r>
                <w:rPr>
                  <w:rFonts w:ascii="Cambria Math" w:eastAsia="MS Mincho" w:hAnsi="Cambria Math" w:cs="Times New Roman"/>
                  <w:color w:val="C00000"/>
                </w:rPr>
                <m:t>[products]</m:t>
              </m:r>
            </m:num>
            <m:den>
              <m:r>
                <w:rPr>
                  <w:rFonts w:ascii="Cambria Math" w:eastAsia="MS Mincho" w:hAnsi="Cambria Math" w:cs="Times New Roman"/>
                  <w:color w:val="C00000"/>
                </w:rPr>
                <m:t>[reactants]</m:t>
              </m:r>
            </m:den>
          </m:f>
        </m:oMath>
        <w:r w:rsidRPr="009E7A64">
          <w:rPr>
            <w:rFonts w:ascii="Times New Roman" w:eastAsia="MS Mincho" w:hAnsi="Times New Roman" w:cs="Times New Roman"/>
            <w:bCs/>
            <w:color w:val="C00000"/>
          </w:rPr>
          <w:t xml:space="preserve"> the value of K would increase.</w:t>
        </w:r>
      </w:ins>
    </w:p>
    <w:p w14:paraId="5F6A1983" w14:textId="3FA9C4D2" w:rsidR="00DE3E04" w:rsidRDefault="00DE3E04" w:rsidP="00A424E6">
      <w:pPr>
        <w:autoSpaceDE w:val="0"/>
        <w:autoSpaceDN w:val="0"/>
        <w:adjustRightInd w:val="0"/>
        <w:spacing w:after="0" w:line="240" w:lineRule="auto"/>
        <w:rPr>
          <w:ins w:id="178" w:author="DIPLARIS, Martha" w:date="2020-06-04T12:35:00Z"/>
          <w:rFonts w:ascii="Times New Roman" w:eastAsia="MS Mincho" w:hAnsi="Times New Roman" w:cs="Times New Roman"/>
          <w:b/>
          <w:bCs/>
          <w:color w:val="FF0000"/>
        </w:rPr>
      </w:pPr>
    </w:p>
    <w:p w14:paraId="6EF092CA" w14:textId="77777777" w:rsidR="00204CAE" w:rsidRDefault="00204CAE" w:rsidP="00A424E6">
      <w:pPr>
        <w:autoSpaceDE w:val="0"/>
        <w:autoSpaceDN w:val="0"/>
        <w:adjustRightInd w:val="0"/>
        <w:spacing w:after="0" w:line="240" w:lineRule="auto"/>
        <w:rPr>
          <w:rFonts w:ascii="Times New Roman" w:eastAsia="MS Mincho" w:hAnsi="Times New Roman" w:cs="Times New Roman"/>
          <w:b/>
          <w:bCs/>
          <w:color w:val="FF0000"/>
        </w:rPr>
      </w:pPr>
    </w:p>
    <w:p w14:paraId="3D1AACEB" w14:textId="18B73DAF" w:rsidR="00A424E6" w:rsidRPr="003B1CA5" w:rsidRDefault="003B1CA5" w:rsidP="00A424E6">
      <w:pPr>
        <w:autoSpaceDE w:val="0"/>
        <w:autoSpaceDN w:val="0"/>
        <w:adjustRightInd w:val="0"/>
        <w:spacing w:after="0" w:line="240" w:lineRule="auto"/>
        <w:rPr>
          <w:rFonts w:ascii="Times New Roman" w:eastAsia="MS Mincho" w:hAnsi="Times New Roman" w:cs="Times New Roman"/>
          <w:b/>
          <w:bCs/>
        </w:rPr>
      </w:pPr>
      <w:r w:rsidRPr="003B1CA5">
        <w:rPr>
          <w:rFonts w:ascii="Times New Roman" w:eastAsia="MS Mincho" w:hAnsi="Times New Roman" w:cs="Times New Roman"/>
          <w:b/>
          <w:bCs/>
        </w:rPr>
        <w:t>Question 10</w:t>
      </w:r>
    </w:p>
    <w:p w14:paraId="43689394" w14:textId="51C8E130" w:rsidR="00A424E6" w:rsidRPr="00E26272" w:rsidRDefault="00A424E6" w:rsidP="00A424E6">
      <w:pPr>
        <w:autoSpaceDE w:val="0"/>
        <w:autoSpaceDN w:val="0"/>
        <w:adjustRightInd w:val="0"/>
        <w:spacing w:after="0" w:line="240" w:lineRule="auto"/>
        <w:rPr>
          <w:rFonts w:ascii="Times New Roman" w:eastAsia="MS Mincho" w:hAnsi="Times New Roman" w:cs="Times New Roman"/>
          <w:b/>
          <w:bCs/>
          <w:color w:val="FF0000"/>
        </w:rPr>
      </w:pPr>
    </w:p>
    <w:p w14:paraId="0B5FD930" w14:textId="5FFBC342" w:rsidR="002A4C5F" w:rsidRPr="0058422A" w:rsidRDefault="007152AA" w:rsidP="002A4C5F">
      <w:pPr>
        <w:autoSpaceDE w:val="0"/>
        <w:autoSpaceDN w:val="0"/>
        <w:adjustRightInd w:val="0"/>
        <w:spacing w:after="0" w:line="240" w:lineRule="auto"/>
        <w:rPr>
          <w:rFonts w:ascii="Times New Roman" w:eastAsia="MS Mincho" w:hAnsi="Times New Roman" w:cs="Times New Roman"/>
          <w:bCs/>
        </w:rPr>
      </w:pPr>
      <w:r>
        <w:rPr>
          <w:rFonts w:ascii="Times New Roman" w:eastAsia="MS Mincho" w:hAnsi="Times New Roman" w:cs="Times New Roman"/>
          <w:bCs/>
        </w:rPr>
        <w:t xml:space="preserve">Ammonia, </w:t>
      </w:r>
      <w:r w:rsidR="0058422A">
        <w:rPr>
          <w:rFonts w:ascii="Times New Roman" w:eastAsia="MS Mincho" w:hAnsi="Times New Roman" w:cs="Times New Roman"/>
          <w:bCs/>
        </w:rPr>
        <w:t xml:space="preserve">( </w:t>
      </w:r>
      <w:r>
        <w:rPr>
          <w:rFonts w:ascii="Times New Roman" w:eastAsia="MS Mincho" w:hAnsi="Times New Roman" w:cs="Times New Roman"/>
          <w:bCs/>
        </w:rPr>
        <w:t>NH</w:t>
      </w:r>
      <w:r w:rsidRPr="007152AA">
        <w:rPr>
          <w:rFonts w:ascii="Times New Roman" w:eastAsia="MS Mincho" w:hAnsi="Times New Roman" w:cs="Times New Roman"/>
          <w:bCs/>
          <w:vertAlign w:val="subscript"/>
        </w:rPr>
        <w:t>3</w:t>
      </w:r>
      <w:r w:rsidR="0058422A">
        <w:rPr>
          <w:rFonts w:ascii="Times New Roman" w:eastAsia="MS Mincho" w:hAnsi="Times New Roman" w:cs="Times New Roman"/>
          <w:bCs/>
          <w:vertAlign w:val="subscript"/>
        </w:rPr>
        <w:t xml:space="preserve"> </w:t>
      </w:r>
      <w:r w:rsidR="0058422A">
        <w:rPr>
          <w:rFonts w:ascii="Times New Roman" w:eastAsia="MS Mincho" w:hAnsi="Times New Roman" w:cs="Times New Roman"/>
          <w:bCs/>
        </w:rPr>
        <w:t>)</w:t>
      </w:r>
      <w:r w:rsidR="003B1CA5" w:rsidRPr="003B1CA5">
        <w:rPr>
          <w:rFonts w:ascii="Times New Roman" w:eastAsia="MS Mincho" w:hAnsi="Times New Roman" w:cs="Times New Roman"/>
          <w:bCs/>
        </w:rPr>
        <w:t xml:space="preserve"> is pr</w:t>
      </w:r>
      <w:r w:rsidR="003B1CA5">
        <w:rPr>
          <w:rFonts w:ascii="Times New Roman" w:eastAsia="MS Mincho" w:hAnsi="Times New Roman" w:cs="Times New Roman"/>
          <w:bCs/>
        </w:rPr>
        <w:t xml:space="preserve">oduced during the Haber Process and it is </w:t>
      </w:r>
      <w:r w:rsidR="00047FA3">
        <w:rPr>
          <w:rFonts w:ascii="Times New Roman" w:eastAsia="MS Mincho" w:hAnsi="Times New Roman" w:cs="Times New Roman"/>
          <w:bCs/>
        </w:rPr>
        <w:t xml:space="preserve">in </w:t>
      </w:r>
      <w:r>
        <w:rPr>
          <w:rFonts w:ascii="Times New Roman" w:eastAsia="MS Mincho" w:hAnsi="Times New Roman" w:cs="Times New Roman"/>
          <w:bCs/>
        </w:rPr>
        <w:t>equilibrium with nitrogen,</w:t>
      </w:r>
      <w:r w:rsidR="0058422A">
        <w:rPr>
          <w:rFonts w:ascii="Times New Roman" w:eastAsia="MS Mincho" w:hAnsi="Times New Roman" w:cs="Times New Roman"/>
          <w:bCs/>
        </w:rPr>
        <w:t xml:space="preserve">( </w:t>
      </w:r>
      <w:r>
        <w:rPr>
          <w:rFonts w:ascii="Times New Roman" w:eastAsia="MS Mincho" w:hAnsi="Times New Roman" w:cs="Times New Roman"/>
          <w:bCs/>
        </w:rPr>
        <w:t>N</w:t>
      </w:r>
      <w:r w:rsidRPr="007152AA">
        <w:rPr>
          <w:rFonts w:ascii="Times New Roman" w:eastAsia="MS Mincho" w:hAnsi="Times New Roman" w:cs="Times New Roman"/>
          <w:bCs/>
          <w:vertAlign w:val="subscript"/>
        </w:rPr>
        <w:t>2</w:t>
      </w:r>
      <w:r>
        <w:rPr>
          <w:rFonts w:ascii="Times New Roman" w:eastAsia="MS Mincho" w:hAnsi="Times New Roman" w:cs="Times New Roman"/>
          <w:bCs/>
        </w:rPr>
        <w:t xml:space="preserve"> </w:t>
      </w:r>
      <w:r w:rsidR="0058422A">
        <w:rPr>
          <w:rFonts w:ascii="Times New Roman" w:eastAsia="MS Mincho" w:hAnsi="Times New Roman" w:cs="Times New Roman"/>
          <w:bCs/>
        </w:rPr>
        <w:t xml:space="preserve">) </w:t>
      </w:r>
      <w:r w:rsidR="003B1CA5">
        <w:rPr>
          <w:rFonts w:ascii="Times New Roman" w:eastAsia="MS Mincho" w:hAnsi="Times New Roman" w:cs="Times New Roman"/>
          <w:bCs/>
        </w:rPr>
        <w:t xml:space="preserve">and hydrogen gas, </w:t>
      </w:r>
      <w:r w:rsidR="0058422A">
        <w:rPr>
          <w:rFonts w:ascii="Times New Roman" w:eastAsia="MS Mincho" w:hAnsi="Times New Roman" w:cs="Times New Roman"/>
          <w:bCs/>
        </w:rPr>
        <w:t xml:space="preserve">( </w:t>
      </w:r>
      <w:r w:rsidR="003B1CA5">
        <w:rPr>
          <w:rFonts w:ascii="Times New Roman" w:eastAsia="MS Mincho" w:hAnsi="Times New Roman" w:cs="Times New Roman"/>
          <w:bCs/>
        </w:rPr>
        <w:t>H</w:t>
      </w:r>
      <w:r w:rsidR="003B1CA5" w:rsidRPr="003B1CA5">
        <w:rPr>
          <w:rFonts w:ascii="Times New Roman" w:eastAsia="MS Mincho" w:hAnsi="Times New Roman" w:cs="Times New Roman"/>
          <w:bCs/>
          <w:vertAlign w:val="subscript"/>
        </w:rPr>
        <w:t>2</w:t>
      </w:r>
      <w:r w:rsidR="0058422A">
        <w:rPr>
          <w:rFonts w:ascii="Times New Roman" w:eastAsia="MS Mincho" w:hAnsi="Times New Roman" w:cs="Times New Roman"/>
          <w:bCs/>
          <w:vertAlign w:val="subscript"/>
        </w:rPr>
        <w:t xml:space="preserve"> </w:t>
      </w:r>
      <w:r w:rsidR="0058422A">
        <w:rPr>
          <w:rFonts w:ascii="Times New Roman" w:eastAsia="MS Mincho" w:hAnsi="Times New Roman" w:cs="Times New Roman"/>
          <w:bCs/>
        </w:rPr>
        <w:t>).</w:t>
      </w:r>
    </w:p>
    <w:p w14:paraId="2C1F3DDF" w14:textId="6C0AC9DD" w:rsidR="003B1CA5" w:rsidRDefault="003B1CA5" w:rsidP="002A4C5F">
      <w:pPr>
        <w:autoSpaceDE w:val="0"/>
        <w:autoSpaceDN w:val="0"/>
        <w:adjustRightInd w:val="0"/>
        <w:spacing w:after="0" w:line="240" w:lineRule="auto"/>
        <w:rPr>
          <w:rFonts w:ascii="Times New Roman" w:eastAsia="MS Mincho" w:hAnsi="Times New Roman" w:cs="Times New Roman"/>
          <w:bCs/>
          <w:color w:val="FF0000"/>
        </w:rPr>
      </w:pPr>
    </w:p>
    <w:p w14:paraId="74EF1F70" w14:textId="4ECAB503" w:rsidR="003B1CA5" w:rsidRDefault="003B1CA5" w:rsidP="007152AA">
      <w:pPr>
        <w:autoSpaceDE w:val="0"/>
        <w:autoSpaceDN w:val="0"/>
        <w:adjustRightInd w:val="0"/>
        <w:spacing w:after="0" w:line="240" w:lineRule="auto"/>
        <w:jc w:val="center"/>
        <w:rPr>
          <w:rFonts w:ascii="Times New Roman" w:eastAsia="MS Mincho" w:hAnsi="Times New Roman" w:cs="Times New Roman"/>
          <w:bCs/>
          <w:color w:val="FF0000"/>
        </w:rPr>
      </w:pPr>
      <w:r w:rsidRPr="009E7A64">
        <w:rPr>
          <w:rFonts w:ascii="Times New Roman" w:hAnsi="Times New Roman" w:cs="Times New Roman"/>
        </w:rPr>
        <w:t>N</w:t>
      </w:r>
      <w:r w:rsidRPr="009E7A64">
        <w:rPr>
          <w:rFonts w:ascii="Times New Roman" w:hAnsi="Times New Roman" w:cs="Times New Roman"/>
          <w:vertAlign w:val="subscript"/>
        </w:rPr>
        <w:t>2</w:t>
      </w:r>
      <w:r w:rsidRPr="009E7A64">
        <w:rPr>
          <w:rFonts w:ascii="Times New Roman" w:hAnsi="Times New Roman" w:cs="Times New Roman"/>
        </w:rPr>
        <w:t xml:space="preserve"> (g)     +     </w:t>
      </w:r>
      <w:r>
        <w:rPr>
          <w:rFonts w:ascii="Times New Roman" w:hAnsi="Times New Roman" w:cs="Times New Roman"/>
        </w:rPr>
        <w:t>3H</w:t>
      </w:r>
      <w:r w:rsidRPr="009E7A64">
        <w:rPr>
          <w:rFonts w:ascii="Times New Roman" w:hAnsi="Times New Roman" w:cs="Times New Roman"/>
          <w:vertAlign w:val="subscript"/>
        </w:rPr>
        <w:t>2</w:t>
      </w:r>
      <w:r w:rsidRPr="009E7A64">
        <w:rPr>
          <w:rFonts w:ascii="Times New Roman" w:hAnsi="Times New Roman" w:cs="Times New Roman"/>
        </w:rPr>
        <w:t xml:space="preserve">(g)     </w:t>
      </w:r>
      <m:oMath>
        <m:r>
          <w:rPr>
            <w:rFonts w:ascii="Cambria Math" w:hAnsi="Cambria Math" w:cs="Times New Roman"/>
          </w:rPr>
          <m:t>⇌</m:t>
        </m:r>
      </m:oMath>
      <w:r>
        <w:rPr>
          <w:rFonts w:ascii="Times New Roman" w:eastAsiaTheme="minorEastAsia" w:hAnsi="Times New Roman" w:cs="Times New Roman"/>
        </w:rPr>
        <w:t xml:space="preserve">     2NH</w:t>
      </w:r>
      <w:r w:rsidRPr="003B1CA5">
        <w:rPr>
          <w:rFonts w:ascii="Times New Roman" w:eastAsiaTheme="minorEastAsia" w:hAnsi="Times New Roman" w:cs="Times New Roman"/>
          <w:vertAlign w:val="subscript"/>
        </w:rPr>
        <w:t>3</w:t>
      </w:r>
      <w:r>
        <w:rPr>
          <w:rFonts w:ascii="Times New Roman" w:eastAsiaTheme="minorEastAsia" w:hAnsi="Times New Roman" w:cs="Times New Roman"/>
        </w:rPr>
        <w:t>(g)           ∆H = -91</w:t>
      </w:r>
      <w:r w:rsidRPr="009E7A64">
        <w:rPr>
          <w:rFonts w:ascii="Times New Roman" w:eastAsiaTheme="minorEastAsia" w:hAnsi="Times New Roman" w:cs="Times New Roman"/>
        </w:rPr>
        <w:t xml:space="preserve"> kJ mol</w:t>
      </w:r>
      <w:r w:rsidRPr="009E7A64">
        <w:rPr>
          <w:rFonts w:ascii="Times New Roman" w:eastAsiaTheme="minorEastAsia" w:hAnsi="Times New Roman" w:cs="Times New Roman"/>
          <w:vertAlign w:val="superscript"/>
        </w:rPr>
        <w:t>-1</w:t>
      </w:r>
    </w:p>
    <w:p w14:paraId="664EEAAB" w14:textId="77777777" w:rsidR="003B1CA5" w:rsidRDefault="003B1CA5" w:rsidP="002A4C5F">
      <w:pPr>
        <w:autoSpaceDE w:val="0"/>
        <w:autoSpaceDN w:val="0"/>
        <w:adjustRightInd w:val="0"/>
        <w:spacing w:after="0" w:line="240" w:lineRule="auto"/>
        <w:rPr>
          <w:rFonts w:ascii="Times New Roman" w:eastAsia="MS Mincho" w:hAnsi="Times New Roman" w:cs="Times New Roman"/>
          <w:bCs/>
          <w:color w:val="FF0000"/>
        </w:rPr>
      </w:pPr>
    </w:p>
    <w:p w14:paraId="51B3D611" w14:textId="5017A08D" w:rsidR="003B1CA5" w:rsidRPr="003B1CA5" w:rsidRDefault="003B1CA5" w:rsidP="002A4C5F">
      <w:pPr>
        <w:autoSpaceDE w:val="0"/>
        <w:autoSpaceDN w:val="0"/>
        <w:adjustRightInd w:val="0"/>
        <w:spacing w:after="0" w:line="240" w:lineRule="auto"/>
        <w:rPr>
          <w:rFonts w:ascii="Times New Roman" w:eastAsia="MS Mincho" w:hAnsi="Times New Roman" w:cs="Times New Roman"/>
          <w:bCs/>
        </w:rPr>
      </w:pPr>
      <w:r w:rsidRPr="003B1CA5">
        <w:rPr>
          <w:rFonts w:ascii="Times New Roman" w:eastAsia="MS Mincho" w:hAnsi="Times New Roman" w:cs="Times New Roman"/>
          <w:bCs/>
        </w:rPr>
        <w:t>Which cha</w:t>
      </w:r>
      <w:r w:rsidR="0078585E">
        <w:rPr>
          <w:rFonts w:ascii="Times New Roman" w:eastAsia="MS Mincho" w:hAnsi="Times New Roman" w:cs="Times New Roman"/>
          <w:bCs/>
        </w:rPr>
        <w:t xml:space="preserve">nge would improve the yield of </w:t>
      </w:r>
      <w:r w:rsidRPr="003B1CA5">
        <w:rPr>
          <w:rFonts w:ascii="Times New Roman" w:eastAsiaTheme="minorEastAsia" w:hAnsi="Times New Roman" w:cs="Times New Roman"/>
        </w:rPr>
        <w:t>NH</w:t>
      </w:r>
      <w:r w:rsidR="007152AA">
        <w:rPr>
          <w:rFonts w:ascii="Times New Roman" w:eastAsiaTheme="minorEastAsia" w:hAnsi="Times New Roman" w:cs="Times New Roman"/>
          <w:vertAlign w:val="subscript"/>
        </w:rPr>
        <w:t>3</w:t>
      </w:r>
      <w:r w:rsidR="007152AA" w:rsidRPr="007152AA">
        <w:rPr>
          <w:rFonts w:ascii="Times New Roman" w:eastAsiaTheme="minorEastAsia" w:hAnsi="Times New Roman" w:cs="Times New Roman"/>
        </w:rPr>
        <w:t>(g)</w:t>
      </w:r>
      <w:r w:rsidRPr="003B1CA5">
        <w:rPr>
          <w:rFonts w:ascii="Times New Roman" w:eastAsiaTheme="minorEastAsia" w:hAnsi="Times New Roman" w:cs="Times New Roman"/>
        </w:rPr>
        <w:t xml:space="preserve"> at equilibrium</w:t>
      </w:r>
      <w:r>
        <w:rPr>
          <w:rFonts w:ascii="Times New Roman" w:eastAsiaTheme="minorEastAsia" w:hAnsi="Times New Roman" w:cs="Times New Roman"/>
        </w:rPr>
        <w:t>?</w:t>
      </w:r>
    </w:p>
    <w:p w14:paraId="1903F17C" w14:textId="77777777" w:rsidR="003B1CA5" w:rsidRPr="003B1CA5" w:rsidRDefault="003B1CA5" w:rsidP="002A4C5F">
      <w:pPr>
        <w:autoSpaceDE w:val="0"/>
        <w:autoSpaceDN w:val="0"/>
        <w:adjustRightInd w:val="0"/>
        <w:spacing w:after="0" w:line="240" w:lineRule="auto"/>
        <w:rPr>
          <w:rFonts w:ascii="Times New Roman" w:eastAsia="MS Mincho" w:hAnsi="Times New Roman" w:cs="Times New Roman"/>
          <w:bCs/>
        </w:rPr>
      </w:pPr>
    </w:p>
    <w:p w14:paraId="771BC11A" w14:textId="09FB99CA" w:rsidR="002A4C5F" w:rsidRPr="003B1CA5" w:rsidRDefault="002A4C5F" w:rsidP="00864F85">
      <w:pPr>
        <w:autoSpaceDE w:val="0"/>
        <w:autoSpaceDN w:val="0"/>
        <w:adjustRightInd w:val="0"/>
        <w:spacing w:after="0" w:line="240" w:lineRule="auto"/>
        <w:ind w:left="567" w:hanging="567"/>
        <w:rPr>
          <w:rFonts w:ascii="Times New Roman" w:eastAsia="MS Mincho" w:hAnsi="Times New Roman" w:cs="Times New Roman"/>
          <w:bCs/>
        </w:rPr>
      </w:pPr>
      <w:r w:rsidRPr="003B1CA5">
        <w:rPr>
          <w:rFonts w:ascii="Times New Roman" w:eastAsia="MS Mincho" w:hAnsi="Times New Roman" w:cs="Times New Roman"/>
          <w:bCs/>
        </w:rPr>
        <w:t>A.</w:t>
      </w:r>
      <w:r w:rsidRPr="003B1CA5">
        <w:rPr>
          <w:rFonts w:ascii="Times New Roman" w:eastAsia="MS Mincho" w:hAnsi="Times New Roman" w:cs="Times New Roman"/>
          <w:bCs/>
        </w:rPr>
        <w:tab/>
      </w:r>
      <w:r w:rsidR="003B1CA5" w:rsidRPr="003B1CA5">
        <w:rPr>
          <w:rFonts w:ascii="Times New Roman" w:eastAsia="MS Mincho" w:hAnsi="Times New Roman" w:cs="Times New Roman"/>
          <w:bCs/>
        </w:rPr>
        <w:t xml:space="preserve">increase the temperature </w:t>
      </w:r>
    </w:p>
    <w:p w14:paraId="7ECC0B43" w14:textId="18F060D0" w:rsidR="002A4C5F" w:rsidRPr="003B1CA5" w:rsidRDefault="002A4C5F" w:rsidP="00864F85">
      <w:pPr>
        <w:autoSpaceDE w:val="0"/>
        <w:autoSpaceDN w:val="0"/>
        <w:adjustRightInd w:val="0"/>
        <w:spacing w:after="0" w:line="240" w:lineRule="auto"/>
        <w:ind w:left="567" w:hanging="567"/>
        <w:rPr>
          <w:rFonts w:ascii="Times New Roman" w:eastAsia="MS Mincho" w:hAnsi="Times New Roman" w:cs="Times New Roman"/>
          <w:bCs/>
        </w:rPr>
      </w:pPr>
      <w:r w:rsidRPr="003B1CA5">
        <w:rPr>
          <w:rFonts w:ascii="Times New Roman" w:eastAsia="MS Mincho" w:hAnsi="Times New Roman" w:cs="Times New Roman"/>
          <w:bCs/>
        </w:rPr>
        <w:t>B.</w:t>
      </w:r>
      <w:r w:rsidRPr="003B1CA5">
        <w:rPr>
          <w:rFonts w:ascii="Times New Roman" w:eastAsia="MS Mincho" w:hAnsi="Times New Roman" w:cs="Times New Roman"/>
          <w:bCs/>
        </w:rPr>
        <w:tab/>
      </w:r>
      <w:r w:rsidR="003B1CA5" w:rsidRPr="003B1CA5">
        <w:rPr>
          <w:rFonts w:ascii="Times New Roman" w:eastAsia="MS Mincho" w:hAnsi="Times New Roman" w:cs="Times New Roman"/>
          <w:bCs/>
        </w:rPr>
        <w:t>use a catalyst</w:t>
      </w:r>
    </w:p>
    <w:p w14:paraId="74D8FD40" w14:textId="00C39D5F" w:rsidR="002A4C5F" w:rsidRPr="003B1CA5" w:rsidRDefault="002A4C5F" w:rsidP="00864F85">
      <w:pPr>
        <w:autoSpaceDE w:val="0"/>
        <w:autoSpaceDN w:val="0"/>
        <w:adjustRightInd w:val="0"/>
        <w:spacing w:after="0" w:line="240" w:lineRule="auto"/>
        <w:ind w:left="567" w:hanging="567"/>
        <w:rPr>
          <w:rFonts w:ascii="Times New Roman" w:eastAsia="MS Mincho" w:hAnsi="Times New Roman" w:cs="Times New Roman"/>
          <w:bCs/>
        </w:rPr>
      </w:pPr>
      <w:r w:rsidRPr="003B1CA5">
        <w:rPr>
          <w:rFonts w:ascii="Times New Roman" w:eastAsia="MS Mincho" w:hAnsi="Times New Roman" w:cs="Times New Roman"/>
          <w:bCs/>
        </w:rPr>
        <w:t>C.</w:t>
      </w:r>
      <w:r w:rsidRPr="003B1CA5">
        <w:rPr>
          <w:rFonts w:ascii="Times New Roman" w:eastAsia="MS Mincho" w:hAnsi="Times New Roman" w:cs="Times New Roman"/>
          <w:bCs/>
        </w:rPr>
        <w:tab/>
      </w:r>
      <w:r w:rsidR="003B1CA5" w:rsidRPr="003B1CA5">
        <w:rPr>
          <w:rFonts w:ascii="Times New Roman" w:eastAsia="MS Mincho" w:hAnsi="Times New Roman" w:cs="Times New Roman"/>
          <w:bCs/>
        </w:rPr>
        <w:t xml:space="preserve">decrease the volume </w:t>
      </w:r>
    </w:p>
    <w:p w14:paraId="43788074" w14:textId="125FE431" w:rsidR="002A4C5F" w:rsidRPr="003B1CA5" w:rsidRDefault="002A4C5F" w:rsidP="00864F85">
      <w:pPr>
        <w:autoSpaceDE w:val="0"/>
        <w:autoSpaceDN w:val="0"/>
        <w:adjustRightInd w:val="0"/>
        <w:spacing w:after="0" w:line="240" w:lineRule="auto"/>
        <w:ind w:left="567" w:hanging="567"/>
        <w:rPr>
          <w:rFonts w:ascii="Times New Roman" w:eastAsia="MS Mincho" w:hAnsi="Times New Roman" w:cs="Times New Roman"/>
          <w:bCs/>
        </w:rPr>
      </w:pPr>
      <w:r w:rsidRPr="003B1CA5">
        <w:rPr>
          <w:rFonts w:ascii="Times New Roman" w:eastAsia="MS Mincho" w:hAnsi="Times New Roman" w:cs="Times New Roman"/>
          <w:bCs/>
        </w:rPr>
        <w:t>D.</w:t>
      </w:r>
      <w:r w:rsidRPr="003B1CA5">
        <w:rPr>
          <w:rFonts w:ascii="Times New Roman" w:eastAsia="MS Mincho" w:hAnsi="Times New Roman" w:cs="Times New Roman"/>
          <w:bCs/>
        </w:rPr>
        <w:tab/>
      </w:r>
      <w:r w:rsidR="003B1CA5" w:rsidRPr="003B1CA5">
        <w:rPr>
          <w:rFonts w:ascii="Times New Roman" w:eastAsia="MS Mincho" w:hAnsi="Times New Roman" w:cs="Times New Roman"/>
          <w:bCs/>
        </w:rPr>
        <w:t xml:space="preserve">add large amounts of argon gas </w:t>
      </w:r>
    </w:p>
    <w:p w14:paraId="534EDFFC" w14:textId="5EF12711" w:rsidR="00864F85" w:rsidRDefault="00864F85" w:rsidP="00864F85">
      <w:pPr>
        <w:spacing w:after="0" w:line="240" w:lineRule="auto"/>
        <w:rPr>
          <w:ins w:id="179" w:author="DIPLARIS, Martha" w:date="2020-06-04T12:36:00Z"/>
          <w:rFonts w:ascii="Times New Roman" w:eastAsia="MS Mincho" w:hAnsi="Times New Roman" w:cs="Times New Roman"/>
          <w:b/>
          <w:color w:val="FF0000"/>
          <w:sz w:val="32"/>
          <w:szCs w:val="32"/>
        </w:rPr>
      </w:pPr>
      <w:r>
        <w:rPr>
          <w:rFonts w:ascii="Times New Roman" w:eastAsia="MS Mincho" w:hAnsi="Times New Roman" w:cs="Times New Roman"/>
          <w:b/>
          <w:color w:val="FF0000"/>
          <w:sz w:val="32"/>
          <w:szCs w:val="32"/>
        </w:rPr>
        <w:t xml:space="preserve">                                                  </w:t>
      </w:r>
    </w:p>
    <w:p w14:paraId="41D86218" w14:textId="77777777" w:rsidR="00204CAE" w:rsidRDefault="00204CAE" w:rsidP="00204CAE">
      <w:pPr>
        <w:spacing w:after="0" w:line="240" w:lineRule="auto"/>
        <w:rPr>
          <w:ins w:id="180" w:author="DIPLARIS, Martha" w:date="2020-06-04T12:36:00Z"/>
          <w:rFonts w:ascii="Times New Roman" w:eastAsia="MS Mincho" w:hAnsi="Times New Roman" w:cs="Times New Roman"/>
          <w:color w:val="C00000"/>
        </w:rPr>
      </w:pPr>
      <w:ins w:id="181" w:author="DIPLARIS, Martha" w:date="2020-06-04T12:36:00Z">
        <w:r w:rsidRPr="003B1CA5">
          <w:rPr>
            <w:rFonts w:ascii="Times New Roman" w:eastAsia="MS Mincho" w:hAnsi="Times New Roman" w:cs="Times New Roman"/>
            <w:color w:val="C00000"/>
          </w:rPr>
          <w:t>Answer : C</w:t>
        </w:r>
      </w:ins>
    </w:p>
    <w:p w14:paraId="25380DE9" w14:textId="77777777" w:rsidR="00204CAE" w:rsidRDefault="00204CAE" w:rsidP="00204CAE">
      <w:pPr>
        <w:spacing w:after="0" w:line="240" w:lineRule="auto"/>
        <w:rPr>
          <w:ins w:id="182" w:author="DIPLARIS, Martha" w:date="2020-06-04T12:36:00Z"/>
          <w:rFonts w:ascii="Times New Roman" w:eastAsia="MS Mincho" w:hAnsi="Times New Roman" w:cs="Times New Roman"/>
          <w:color w:val="C00000"/>
        </w:rPr>
      </w:pPr>
    </w:p>
    <w:p w14:paraId="727A594A" w14:textId="77777777" w:rsidR="00204CAE" w:rsidRDefault="00204CAE" w:rsidP="00204CAE">
      <w:pPr>
        <w:pStyle w:val="ListParagraph"/>
        <w:numPr>
          <w:ilvl w:val="0"/>
          <w:numId w:val="22"/>
        </w:numPr>
        <w:spacing w:after="0" w:line="240" w:lineRule="auto"/>
        <w:ind w:left="567" w:hanging="567"/>
        <w:rPr>
          <w:ins w:id="183" w:author="DIPLARIS, Martha" w:date="2020-06-04T12:36:00Z"/>
          <w:rFonts w:ascii="Times New Roman" w:eastAsia="MS Mincho" w:hAnsi="Times New Roman" w:cs="Times New Roman"/>
          <w:color w:val="C00000"/>
        </w:rPr>
      </w:pPr>
      <w:ins w:id="184" w:author="DIPLARIS, Martha" w:date="2020-06-04T12:36:00Z">
        <w:r>
          <w:rPr>
            <w:rFonts w:ascii="Times New Roman" w:eastAsia="MS Mincho" w:hAnsi="Times New Roman" w:cs="Times New Roman"/>
            <w:color w:val="C00000"/>
          </w:rPr>
          <w:t xml:space="preserve">False.   </w:t>
        </w:r>
      </w:ins>
    </w:p>
    <w:p w14:paraId="5AC06E2F" w14:textId="77777777" w:rsidR="00204CAE" w:rsidRDefault="00204CAE" w:rsidP="00204CAE">
      <w:pPr>
        <w:pStyle w:val="ListParagraph"/>
        <w:spacing w:after="0" w:line="240" w:lineRule="auto"/>
        <w:ind w:left="567"/>
        <w:rPr>
          <w:ins w:id="185" w:author="DIPLARIS, Martha" w:date="2020-06-04T12:36:00Z"/>
          <w:rFonts w:ascii="Times New Roman" w:eastAsia="MS Mincho" w:hAnsi="Times New Roman" w:cs="Times New Roman"/>
          <w:color w:val="C00000"/>
        </w:rPr>
      </w:pPr>
      <w:ins w:id="186" w:author="DIPLARIS, Martha" w:date="2020-06-04T12:36:00Z">
        <w:r w:rsidRPr="0078585E">
          <w:rPr>
            <w:rFonts w:ascii="Times New Roman" w:eastAsia="MS Mincho" w:hAnsi="Times New Roman" w:cs="Times New Roman"/>
            <w:color w:val="C00000"/>
          </w:rPr>
          <w:t>As the forward reaction is an exothermic reaction, increasing the temperature will favour the reverse reaction which is endothermic. Therefore, this would increase the concentration of the reactants and not improve the yield of ammonia.</w:t>
        </w:r>
      </w:ins>
    </w:p>
    <w:p w14:paraId="234FD61F" w14:textId="77777777" w:rsidR="00204CAE" w:rsidRDefault="00204CAE" w:rsidP="00204CAE">
      <w:pPr>
        <w:pStyle w:val="ListParagraph"/>
        <w:numPr>
          <w:ilvl w:val="0"/>
          <w:numId w:val="22"/>
        </w:numPr>
        <w:spacing w:after="0" w:line="240" w:lineRule="auto"/>
        <w:ind w:left="567" w:hanging="567"/>
        <w:rPr>
          <w:ins w:id="187" w:author="DIPLARIS, Martha" w:date="2020-06-04T12:36:00Z"/>
          <w:rFonts w:ascii="Times New Roman" w:eastAsia="MS Mincho" w:hAnsi="Times New Roman" w:cs="Times New Roman"/>
          <w:color w:val="C00000"/>
        </w:rPr>
      </w:pPr>
      <w:ins w:id="188" w:author="DIPLARIS, Martha" w:date="2020-06-04T12:36:00Z">
        <w:r>
          <w:rPr>
            <w:rFonts w:ascii="Times New Roman" w:eastAsia="MS Mincho" w:hAnsi="Times New Roman" w:cs="Times New Roman"/>
            <w:color w:val="C00000"/>
          </w:rPr>
          <w:t>Using a catalyst will provide an alternative pathway with a lower activation energy so the reaction will proceed at a faster rate</w:t>
        </w:r>
      </w:ins>
    </w:p>
    <w:p w14:paraId="48D61CF5" w14:textId="77777777" w:rsidR="00204CAE" w:rsidRDefault="00204CAE" w:rsidP="00204CAE">
      <w:pPr>
        <w:pStyle w:val="ListParagraph"/>
        <w:numPr>
          <w:ilvl w:val="0"/>
          <w:numId w:val="22"/>
        </w:numPr>
        <w:spacing w:after="0" w:line="240" w:lineRule="auto"/>
        <w:ind w:left="567" w:hanging="567"/>
        <w:rPr>
          <w:ins w:id="189" w:author="DIPLARIS, Martha" w:date="2020-06-04T12:36:00Z"/>
          <w:rFonts w:ascii="Times New Roman" w:eastAsia="MS Mincho" w:hAnsi="Times New Roman" w:cs="Times New Roman"/>
          <w:color w:val="C00000"/>
        </w:rPr>
      </w:pPr>
      <w:ins w:id="190" w:author="DIPLARIS, Martha" w:date="2020-06-04T12:36:00Z">
        <w:r>
          <w:rPr>
            <w:rFonts w:ascii="Times New Roman" w:eastAsia="MS Mincho" w:hAnsi="Times New Roman" w:cs="Times New Roman"/>
            <w:color w:val="C00000"/>
          </w:rPr>
          <w:t>True</w:t>
        </w:r>
      </w:ins>
    </w:p>
    <w:p w14:paraId="5921B799" w14:textId="77777777" w:rsidR="00204CAE" w:rsidRDefault="00204CAE" w:rsidP="00204CAE">
      <w:pPr>
        <w:pStyle w:val="ListParagraph"/>
        <w:spacing w:after="0" w:line="240" w:lineRule="auto"/>
        <w:ind w:left="567"/>
        <w:rPr>
          <w:ins w:id="191" w:author="DIPLARIS, Martha" w:date="2020-06-04T12:36:00Z"/>
          <w:rFonts w:ascii="Times New Roman" w:eastAsia="MS Mincho" w:hAnsi="Times New Roman" w:cs="Times New Roman"/>
          <w:color w:val="C00000"/>
        </w:rPr>
      </w:pPr>
      <w:ins w:id="192" w:author="DIPLARIS, Martha" w:date="2020-06-04T12:36:00Z">
        <w:r>
          <w:rPr>
            <w:rFonts w:ascii="Times New Roman" w:eastAsia="MS Mincho" w:hAnsi="Times New Roman" w:cs="Times New Roman"/>
            <w:color w:val="C00000"/>
          </w:rPr>
          <w:t>A decrease in volume would result in an increase in pressure.</w:t>
        </w:r>
      </w:ins>
    </w:p>
    <w:p w14:paraId="7D8D4531" w14:textId="77777777" w:rsidR="00204CAE" w:rsidRDefault="00204CAE" w:rsidP="00204CAE">
      <w:pPr>
        <w:pStyle w:val="ListParagraph"/>
        <w:spacing w:after="0" w:line="240" w:lineRule="auto"/>
        <w:ind w:left="567"/>
        <w:rPr>
          <w:ins w:id="193" w:author="DIPLARIS, Martha" w:date="2020-06-04T12:36:00Z"/>
          <w:rFonts w:ascii="Times New Roman" w:eastAsia="MS Mincho" w:hAnsi="Times New Roman" w:cs="Times New Roman"/>
          <w:color w:val="C00000"/>
        </w:rPr>
      </w:pPr>
      <w:ins w:id="194" w:author="DIPLARIS, Martha" w:date="2020-06-04T12:36:00Z">
        <w:r>
          <w:rPr>
            <w:rFonts w:ascii="Times New Roman" w:eastAsia="MS Mincho" w:hAnsi="Times New Roman" w:cs="Times New Roman"/>
            <w:color w:val="C00000"/>
          </w:rPr>
          <w:t>According to Le Chatelier’s Principle, the system will oppose the change to an increase in pressure by favouring the side which reduces the number of particles and in this case it would be the forward reaction. Therefore, there is a net shift to the right and the yield of ammonia would be improved.</w:t>
        </w:r>
      </w:ins>
    </w:p>
    <w:p w14:paraId="2FA4561F" w14:textId="77777777" w:rsidR="00204CAE" w:rsidRDefault="00204CAE" w:rsidP="00204CAE">
      <w:pPr>
        <w:pStyle w:val="ListParagraph"/>
        <w:numPr>
          <w:ilvl w:val="0"/>
          <w:numId w:val="22"/>
        </w:numPr>
        <w:spacing w:after="0" w:line="240" w:lineRule="auto"/>
        <w:ind w:left="567" w:hanging="567"/>
        <w:rPr>
          <w:ins w:id="195" w:author="DIPLARIS, Martha" w:date="2020-06-04T12:36:00Z"/>
          <w:rFonts w:ascii="Times New Roman" w:eastAsia="MS Mincho" w:hAnsi="Times New Roman" w:cs="Times New Roman"/>
          <w:color w:val="C00000"/>
        </w:rPr>
      </w:pPr>
      <w:ins w:id="196" w:author="DIPLARIS, Martha" w:date="2020-06-04T12:36:00Z">
        <w:r>
          <w:rPr>
            <w:rFonts w:ascii="Times New Roman" w:eastAsia="MS Mincho" w:hAnsi="Times New Roman" w:cs="Times New Roman"/>
            <w:color w:val="C00000"/>
          </w:rPr>
          <w:t>False</w:t>
        </w:r>
      </w:ins>
    </w:p>
    <w:p w14:paraId="4E88BDB3" w14:textId="77777777" w:rsidR="00204CAE" w:rsidRPr="0078585E" w:rsidRDefault="00204CAE" w:rsidP="00204CAE">
      <w:pPr>
        <w:pStyle w:val="ListParagraph"/>
        <w:spacing w:after="0" w:line="240" w:lineRule="auto"/>
        <w:ind w:left="567"/>
        <w:rPr>
          <w:ins w:id="197" w:author="DIPLARIS, Martha" w:date="2020-06-04T12:36:00Z"/>
          <w:rFonts w:ascii="Times New Roman" w:eastAsia="MS Mincho" w:hAnsi="Times New Roman" w:cs="Times New Roman"/>
          <w:color w:val="C00000"/>
        </w:rPr>
      </w:pPr>
      <w:ins w:id="198" w:author="DIPLARIS, Martha" w:date="2020-06-04T12:36:00Z">
        <w:r>
          <w:rPr>
            <w:rFonts w:ascii="Times New Roman" w:eastAsia="MS Mincho" w:hAnsi="Times New Roman" w:cs="Times New Roman"/>
            <w:color w:val="C00000"/>
          </w:rPr>
          <w:t>Adding large amounts of the inert gas argon would not affect the equilibrium of the gases in the system (</w:t>
        </w:r>
        <w:r w:rsidRPr="00DC392B">
          <w:rPr>
            <w:rFonts w:ascii="Times New Roman" w:hAnsi="Times New Roman" w:cs="Times New Roman"/>
            <w:color w:val="C00000"/>
          </w:rPr>
          <w:t>N</w:t>
        </w:r>
        <w:r w:rsidRPr="00DC392B">
          <w:rPr>
            <w:rFonts w:ascii="Times New Roman" w:hAnsi="Times New Roman" w:cs="Times New Roman"/>
            <w:color w:val="C00000"/>
            <w:vertAlign w:val="subscript"/>
          </w:rPr>
          <w:t>2</w:t>
        </w:r>
        <w:r>
          <w:rPr>
            <w:rFonts w:ascii="Times New Roman" w:hAnsi="Times New Roman" w:cs="Times New Roman"/>
            <w:color w:val="C00000"/>
          </w:rPr>
          <w:t xml:space="preserve"> (g)+ </w:t>
        </w:r>
        <w:r w:rsidRPr="00DC392B">
          <w:rPr>
            <w:rFonts w:ascii="Times New Roman" w:hAnsi="Times New Roman" w:cs="Times New Roman"/>
            <w:color w:val="C00000"/>
          </w:rPr>
          <w:t>3H</w:t>
        </w:r>
        <w:r w:rsidRPr="00DC392B">
          <w:rPr>
            <w:rFonts w:ascii="Times New Roman" w:hAnsi="Times New Roman" w:cs="Times New Roman"/>
            <w:color w:val="C00000"/>
            <w:vertAlign w:val="subscript"/>
          </w:rPr>
          <w:t>2</w:t>
        </w:r>
        <w:r>
          <w:rPr>
            <w:rFonts w:ascii="Times New Roman" w:hAnsi="Times New Roman" w:cs="Times New Roman"/>
            <w:color w:val="C00000"/>
          </w:rPr>
          <w:t>(g)</w:t>
        </w:r>
        <w:r w:rsidRPr="00DC392B">
          <w:rPr>
            <w:rFonts w:ascii="Times New Roman" w:hAnsi="Times New Roman" w:cs="Times New Roman"/>
            <w:color w:val="C00000"/>
          </w:rPr>
          <w:t xml:space="preserve"> </w:t>
        </w:r>
        <m:oMath>
          <m:r>
            <w:rPr>
              <w:rFonts w:ascii="Cambria Math" w:hAnsi="Cambria Math" w:cs="Times New Roman"/>
              <w:color w:val="C00000"/>
            </w:rPr>
            <m:t>⇌</m:t>
          </m:r>
        </m:oMath>
        <w:r w:rsidRPr="00DC392B">
          <w:rPr>
            <w:rFonts w:ascii="Times New Roman" w:eastAsiaTheme="minorEastAsia" w:hAnsi="Times New Roman" w:cs="Times New Roman"/>
            <w:color w:val="C00000"/>
          </w:rPr>
          <w:t>2NH</w:t>
        </w:r>
        <w:r w:rsidRPr="00DC392B">
          <w:rPr>
            <w:rFonts w:ascii="Times New Roman" w:eastAsiaTheme="minorEastAsia" w:hAnsi="Times New Roman" w:cs="Times New Roman"/>
            <w:color w:val="C00000"/>
            <w:vertAlign w:val="subscript"/>
          </w:rPr>
          <w:t>3</w:t>
        </w:r>
        <w:r w:rsidRPr="00DC392B">
          <w:rPr>
            <w:rFonts w:ascii="Times New Roman" w:eastAsiaTheme="minorEastAsia" w:hAnsi="Times New Roman" w:cs="Times New Roman"/>
            <w:color w:val="C00000"/>
          </w:rPr>
          <w:t>(g))</w:t>
        </w:r>
        <w:r w:rsidRPr="00DC392B">
          <w:rPr>
            <w:rFonts w:ascii="Times New Roman" w:eastAsia="MS Mincho" w:hAnsi="Times New Roman" w:cs="Times New Roman"/>
            <w:color w:val="C00000"/>
          </w:rPr>
          <w:t xml:space="preserve">. </w:t>
        </w:r>
        <w:r>
          <w:rPr>
            <w:rFonts w:ascii="Times New Roman" w:eastAsia="MS Mincho" w:hAnsi="Times New Roman" w:cs="Times New Roman"/>
            <w:color w:val="C00000"/>
          </w:rPr>
          <w:t>The total pressure of the system would increase but there is no change to the concentrations of the reactants or products.</w:t>
        </w:r>
      </w:ins>
    </w:p>
    <w:p w14:paraId="64749C07" w14:textId="77777777" w:rsidR="00204CAE" w:rsidRDefault="00204CAE" w:rsidP="00864F85">
      <w:pPr>
        <w:spacing w:after="0" w:line="240" w:lineRule="auto"/>
        <w:rPr>
          <w:rFonts w:ascii="Times New Roman" w:eastAsia="MS Mincho" w:hAnsi="Times New Roman" w:cs="Times New Roman"/>
          <w:b/>
          <w:color w:val="FF0000"/>
          <w:sz w:val="32"/>
          <w:szCs w:val="32"/>
        </w:rPr>
      </w:pPr>
    </w:p>
    <w:p w14:paraId="6F3E5D6F" w14:textId="77777777" w:rsidR="00565F29" w:rsidRPr="00E26272" w:rsidRDefault="00CF0E6D" w:rsidP="00864F85">
      <w:pPr>
        <w:spacing w:after="0" w:line="240" w:lineRule="auto"/>
        <w:jc w:val="center"/>
        <w:rPr>
          <w:rFonts w:ascii="Times New Roman" w:eastAsia="MS Mincho" w:hAnsi="Times New Roman" w:cs="Times New Roman"/>
          <w:b/>
          <w:color w:val="FF0000"/>
          <w:sz w:val="32"/>
          <w:szCs w:val="32"/>
        </w:rPr>
      </w:pPr>
      <w:r>
        <w:rPr>
          <w:rFonts w:ascii="Times New Roman" w:eastAsia="MS Mincho" w:hAnsi="Times New Roman" w:cs="Times New Roman"/>
          <w:b/>
          <w:sz w:val="32"/>
          <w:szCs w:val="32"/>
        </w:rPr>
        <w:t>End of Section A</w:t>
      </w:r>
      <w:r w:rsidR="00565F29" w:rsidRPr="00E26272">
        <w:rPr>
          <w:rFonts w:ascii="Times New Roman" w:eastAsia="MS Gothic" w:hAnsi="Times New Roman" w:cs="Times New Roman"/>
          <w:b/>
          <w:color w:val="FF0000"/>
          <w:sz w:val="28"/>
        </w:rPr>
        <w:br w:type="page"/>
      </w:r>
    </w:p>
    <w:p w14:paraId="63E8A988" w14:textId="1B5AD9D5" w:rsidR="006747BD" w:rsidRPr="0078585E" w:rsidRDefault="00864F85" w:rsidP="006747BD">
      <w:pPr>
        <w:keepNext/>
        <w:keepLines/>
        <w:spacing w:before="200" w:after="0" w:line="240" w:lineRule="auto"/>
        <w:outlineLvl w:val="4"/>
        <w:rPr>
          <w:rFonts w:ascii="Times New Roman" w:eastAsia="MS Gothic" w:hAnsi="Times New Roman" w:cs="Times New Roman"/>
          <w:b/>
          <w:sz w:val="28"/>
        </w:rPr>
      </w:pPr>
      <w:r>
        <w:rPr>
          <w:rFonts w:ascii="Times New Roman" w:eastAsia="MS Gothic" w:hAnsi="Times New Roman" w:cs="Times New Roman"/>
          <w:b/>
          <w:sz w:val="28"/>
        </w:rPr>
        <w:lastRenderedPageBreak/>
        <w:t>Section A</w:t>
      </w:r>
      <w:r w:rsidR="006747BD" w:rsidRPr="0078585E">
        <w:rPr>
          <w:rFonts w:ascii="Times New Roman" w:eastAsia="MS Gothic" w:hAnsi="Times New Roman" w:cs="Times New Roman"/>
          <w:b/>
          <w:sz w:val="28"/>
        </w:rPr>
        <w:t>: Multiple Choice Answer Sheet</w:t>
      </w:r>
    </w:p>
    <w:p w14:paraId="6FBCA663" w14:textId="77777777" w:rsidR="006747BD" w:rsidRPr="0078585E" w:rsidRDefault="006747BD" w:rsidP="006747BD">
      <w:pPr>
        <w:spacing w:after="0" w:line="360" w:lineRule="auto"/>
        <w:rPr>
          <w:rFonts w:ascii="Times New Roman" w:eastAsia="MS Mincho" w:hAnsi="Times New Roman" w:cs="Times New Roman"/>
          <w:i/>
        </w:rPr>
      </w:pPr>
      <w:r w:rsidRPr="0078585E">
        <w:rPr>
          <w:rFonts w:ascii="Times New Roman" w:eastAsia="MS Mincho" w:hAnsi="Times New Roman" w:cs="Times New Roman"/>
          <w:i/>
        </w:rPr>
        <w:t>This answer sheet must not be detached from this booklet.</w:t>
      </w:r>
    </w:p>
    <w:tbl>
      <w:tblPr>
        <w:tblStyle w:val="TableGrid1"/>
        <w:tblW w:w="9618" w:type="dxa"/>
        <w:tblLook w:val="04A0" w:firstRow="1" w:lastRow="0" w:firstColumn="1" w:lastColumn="0" w:noHBand="0" w:noVBand="1"/>
      </w:tblPr>
      <w:tblGrid>
        <w:gridCol w:w="9618"/>
      </w:tblGrid>
      <w:tr w:rsidR="00E26272" w:rsidRPr="0078585E" w14:paraId="6FCBCC5F" w14:textId="77777777" w:rsidTr="005B29D5">
        <w:trPr>
          <w:trHeight w:val="301"/>
        </w:trPr>
        <w:tc>
          <w:tcPr>
            <w:tcW w:w="9618" w:type="dxa"/>
            <w:tcBorders>
              <w:bottom w:val="nil"/>
            </w:tcBorders>
            <w:shd w:val="clear" w:color="auto" w:fill="808080"/>
          </w:tcPr>
          <w:p w14:paraId="334817F4" w14:textId="77777777" w:rsidR="006747BD" w:rsidRPr="0078585E" w:rsidRDefault="006747BD" w:rsidP="006747BD">
            <w:pPr>
              <w:autoSpaceDE w:val="0"/>
              <w:autoSpaceDN w:val="0"/>
              <w:adjustRightInd w:val="0"/>
              <w:spacing w:before="120" w:after="120"/>
              <w:jc w:val="center"/>
              <w:outlineLvl w:val="2"/>
              <w:rPr>
                <w:rFonts w:ascii="Times New Roman" w:eastAsia="Cambria" w:hAnsi="Times New Roman" w:cs="Times New Roman"/>
                <w:b/>
                <w:bCs/>
              </w:rPr>
            </w:pPr>
            <w:r w:rsidRPr="0078585E">
              <w:rPr>
                <w:rFonts w:ascii="Times New Roman" w:eastAsia="Cambria" w:hAnsi="Times New Roman" w:cs="Times New Roman"/>
                <w:b/>
                <w:bCs/>
              </w:rPr>
              <w:t>INSTRUCTIONS FOR MULTIPLE CHOICE ANSWER SHEET</w:t>
            </w:r>
          </w:p>
        </w:tc>
      </w:tr>
      <w:tr w:rsidR="006747BD" w:rsidRPr="0078585E" w14:paraId="7E60982A" w14:textId="77777777" w:rsidTr="005B29D5">
        <w:trPr>
          <w:trHeight w:val="1549"/>
        </w:trPr>
        <w:tc>
          <w:tcPr>
            <w:tcW w:w="9618" w:type="dxa"/>
            <w:tcBorders>
              <w:top w:val="nil"/>
            </w:tcBorders>
            <w:shd w:val="clear" w:color="auto" w:fill="auto"/>
          </w:tcPr>
          <w:p w14:paraId="786C4574" w14:textId="77777777" w:rsidR="006747BD" w:rsidRPr="0078585E" w:rsidRDefault="006747BD" w:rsidP="006747BD">
            <w:pPr>
              <w:autoSpaceDE w:val="0"/>
              <w:autoSpaceDN w:val="0"/>
              <w:adjustRightInd w:val="0"/>
              <w:rPr>
                <w:rFonts w:ascii="Times New Roman" w:hAnsi="Times New Roman" w:cs="Times New Roman"/>
              </w:rPr>
            </w:pPr>
          </w:p>
          <w:p w14:paraId="6CB17789" w14:textId="77777777" w:rsidR="006747BD" w:rsidRPr="0078585E" w:rsidRDefault="006747BD" w:rsidP="006747BD">
            <w:pPr>
              <w:autoSpaceDE w:val="0"/>
              <w:autoSpaceDN w:val="0"/>
              <w:adjustRightInd w:val="0"/>
              <w:rPr>
                <w:rFonts w:ascii="Times New Roman" w:hAnsi="Times New Roman" w:cs="Times New Roman"/>
              </w:rPr>
            </w:pPr>
            <w:r w:rsidRPr="0078585E">
              <w:rPr>
                <w:rFonts w:ascii="Times New Roman" w:hAnsi="Times New Roman" w:cs="Times New Roman"/>
              </w:rPr>
              <w:t xml:space="preserve">Use a </w:t>
            </w:r>
            <w:r w:rsidRPr="0078585E">
              <w:rPr>
                <w:rFonts w:ascii="Times New Roman" w:hAnsi="Times New Roman" w:cs="Times New Roman"/>
                <w:b/>
              </w:rPr>
              <w:t>PENCIL</w:t>
            </w:r>
            <w:r w:rsidRPr="0078585E">
              <w:rPr>
                <w:rFonts w:ascii="Times New Roman" w:hAnsi="Times New Roman" w:cs="Times New Roman"/>
              </w:rPr>
              <w:t xml:space="preserve"> for </w:t>
            </w:r>
            <w:r w:rsidRPr="0078585E">
              <w:rPr>
                <w:rFonts w:ascii="Times New Roman" w:hAnsi="Times New Roman" w:cs="Times New Roman"/>
                <w:b/>
              </w:rPr>
              <w:t>ALL</w:t>
            </w:r>
            <w:r w:rsidRPr="0078585E">
              <w:rPr>
                <w:rFonts w:ascii="Times New Roman" w:hAnsi="Times New Roman" w:cs="Times New Roman"/>
              </w:rPr>
              <w:t xml:space="preserve"> entries.  For each question, shade the box which indicates your answer.</w:t>
            </w:r>
          </w:p>
          <w:p w14:paraId="6F43C179" w14:textId="77777777" w:rsidR="006747BD" w:rsidRPr="0078585E" w:rsidRDefault="006747BD" w:rsidP="006747BD">
            <w:pPr>
              <w:autoSpaceDE w:val="0"/>
              <w:autoSpaceDN w:val="0"/>
              <w:adjustRightInd w:val="0"/>
              <w:rPr>
                <w:rFonts w:ascii="Times New Roman" w:hAnsi="Times New Roman" w:cs="Times New Roman"/>
              </w:rPr>
            </w:pPr>
            <w:r w:rsidRPr="0078585E">
              <w:rPr>
                <w:rFonts w:ascii="Times New Roman" w:hAnsi="Times New Roman" w:cs="Times New Roman"/>
              </w:rPr>
              <w:t xml:space="preserve">Marks will </w:t>
            </w:r>
            <w:r w:rsidRPr="0078585E">
              <w:rPr>
                <w:rFonts w:ascii="Times New Roman" w:hAnsi="Times New Roman" w:cs="Times New Roman"/>
                <w:b/>
              </w:rPr>
              <w:t>NOT</w:t>
            </w:r>
            <w:r w:rsidRPr="0078585E">
              <w:rPr>
                <w:rFonts w:ascii="Times New Roman" w:hAnsi="Times New Roman" w:cs="Times New Roman"/>
              </w:rPr>
              <w:t xml:space="preserve"> be deducted for incorrect answers.</w:t>
            </w:r>
          </w:p>
          <w:p w14:paraId="15621ECB" w14:textId="77777777" w:rsidR="006747BD" w:rsidRPr="0078585E" w:rsidRDefault="006747BD" w:rsidP="006747BD">
            <w:pPr>
              <w:autoSpaceDE w:val="0"/>
              <w:autoSpaceDN w:val="0"/>
              <w:adjustRightInd w:val="0"/>
              <w:rPr>
                <w:rFonts w:ascii="Times New Roman" w:hAnsi="Times New Roman" w:cs="Times New Roman"/>
              </w:rPr>
            </w:pPr>
            <w:r w:rsidRPr="0078585E">
              <w:rPr>
                <w:rFonts w:ascii="Times New Roman" w:hAnsi="Times New Roman" w:cs="Times New Roman"/>
                <w:b/>
              </w:rPr>
              <w:t>NO MARK</w:t>
            </w:r>
            <w:r w:rsidRPr="0078585E">
              <w:rPr>
                <w:rFonts w:ascii="Times New Roman" w:hAnsi="Times New Roman" w:cs="Times New Roman"/>
              </w:rPr>
              <w:t xml:space="preserve"> will be given if more than </w:t>
            </w:r>
            <w:r w:rsidRPr="0078585E">
              <w:rPr>
                <w:rFonts w:ascii="Times New Roman" w:hAnsi="Times New Roman" w:cs="Times New Roman"/>
                <w:b/>
              </w:rPr>
              <w:t>one</w:t>
            </w:r>
            <w:r w:rsidRPr="0078585E">
              <w:rPr>
                <w:rFonts w:ascii="Times New Roman" w:hAnsi="Times New Roman" w:cs="Times New Roman"/>
              </w:rPr>
              <w:t xml:space="preserve"> answer is completed for any question.</w:t>
            </w:r>
          </w:p>
          <w:p w14:paraId="70441182" w14:textId="77777777" w:rsidR="006747BD" w:rsidRPr="0078585E" w:rsidRDefault="006747BD" w:rsidP="006747BD">
            <w:pPr>
              <w:autoSpaceDE w:val="0"/>
              <w:autoSpaceDN w:val="0"/>
              <w:adjustRightInd w:val="0"/>
              <w:rPr>
                <w:rFonts w:ascii="Times New Roman" w:hAnsi="Times New Roman" w:cs="Times New Roman"/>
              </w:rPr>
            </w:pPr>
            <w:r w:rsidRPr="0078585E">
              <w:rPr>
                <w:rFonts w:ascii="Times New Roman" w:hAnsi="Times New Roman" w:cs="Times New Roman"/>
              </w:rPr>
              <w:t xml:space="preserve">If you make a mistake, </w:t>
            </w:r>
            <w:r w:rsidRPr="0078585E">
              <w:rPr>
                <w:rFonts w:ascii="Times New Roman" w:hAnsi="Times New Roman" w:cs="Times New Roman"/>
                <w:b/>
              </w:rPr>
              <w:t>ERASE</w:t>
            </w:r>
            <w:r w:rsidRPr="0078585E">
              <w:rPr>
                <w:rFonts w:ascii="Times New Roman" w:hAnsi="Times New Roman" w:cs="Times New Roman"/>
              </w:rPr>
              <w:t xml:space="preserve"> the incorrect answer - </w:t>
            </w:r>
            <w:r w:rsidRPr="0078585E">
              <w:rPr>
                <w:rFonts w:ascii="Times New Roman" w:hAnsi="Times New Roman" w:cs="Times New Roman"/>
                <w:b/>
              </w:rPr>
              <w:t>DO NOT</w:t>
            </w:r>
            <w:r w:rsidRPr="0078585E">
              <w:rPr>
                <w:rFonts w:ascii="Times New Roman" w:hAnsi="Times New Roman" w:cs="Times New Roman"/>
              </w:rPr>
              <w:t xml:space="preserve"> cross it out.</w:t>
            </w:r>
          </w:p>
        </w:tc>
      </w:tr>
    </w:tbl>
    <w:p w14:paraId="6C152E90" w14:textId="77777777" w:rsidR="006747BD" w:rsidRPr="00E26272" w:rsidRDefault="006747BD" w:rsidP="006747BD">
      <w:pPr>
        <w:keepNext/>
        <w:keepLines/>
        <w:spacing w:before="200" w:after="0" w:line="240" w:lineRule="auto"/>
        <w:outlineLvl w:val="4"/>
        <w:rPr>
          <w:rFonts w:ascii="Times New Roman" w:eastAsia="MS Gothic" w:hAnsi="Times New Roman" w:cs="Times New Roman"/>
          <w:color w:val="FF0000"/>
        </w:rPr>
      </w:pPr>
    </w:p>
    <w:p w14:paraId="03A845F3" w14:textId="77777777" w:rsidR="006747BD" w:rsidRPr="00E26272" w:rsidRDefault="006747BD" w:rsidP="006747BD">
      <w:pPr>
        <w:spacing w:after="0" w:line="240" w:lineRule="auto"/>
        <w:rPr>
          <w:rFonts w:ascii="Times New Roman" w:eastAsia="MS Mincho" w:hAnsi="Times New Roman" w:cs="Times New Roman"/>
          <w:color w:val="FF0000"/>
          <w:sz w:val="24"/>
          <w:szCs w:val="24"/>
        </w:rPr>
      </w:pPr>
    </w:p>
    <w:p w14:paraId="5AF9362A" w14:textId="7A68ECED" w:rsidR="006747BD" w:rsidRPr="00E26272" w:rsidRDefault="006747BD" w:rsidP="006747BD">
      <w:pPr>
        <w:spacing w:after="0" w:line="240" w:lineRule="auto"/>
        <w:rPr>
          <w:rFonts w:ascii="Times New Roman" w:eastAsia="MS Mincho" w:hAnsi="Times New Roman" w:cs="Times New Roman"/>
          <w:color w:val="FF0000"/>
        </w:rPr>
      </w:pPr>
    </w:p>
    <w:tbl>
      <w:tblPr>
        <w:tblpPr w:leftFromText="180" w:rightFromText="180" w:vertAnchor="text" w:horzAnchor="margin" w:tblpXSpec="center" w:tblpY="302"/>
        <w:tblW w:w="3275" w:type="dxa"/>
        <w:tblLook w:val="04A0" w:firstRow="1" w:lastRow="0" w:firstColumn="1" w:lastColumn="0" w:noHBand="0" w:noVBand="1"/>
      </w:tblPr>
      <w:tblGrid>
        <w:gridCol w:w="667"/>
        <w:gridCol w:w="283"/>
        <w:gridCol w:w="375"/>
        <w:gridCol w:w="283"/>
        <w:gridCol w:w="363"/>
        <w:gridCol w:w="283"/>
        <w:gridCol w:w="363"/>
        <w:gridCol w:w="283"/>
        <w:gridCol w:w="375"/>
      </w:tblGrid>
      <w:tr w:rsidR="00FC0FD5" w:rsidRPr="00FC0FD5" w14:paraId="075C6568" w14:textId="77777777" w:rsidTr="00360C3B">
        <w:trPr>
          <w:trHeight w:hRule="exact" w:val="198"/>
        </w:trPr>
        <w:tc>
          <w:tcPr>
            <w:tcW w:w="667" w:type="dxa"/>
            <w:tcBorders>
              <w:top w:val="nil"/>
              <w:left w:val="nil"/>
              <w:bottom w:val="nil"/>
              <w:right w:val="nil"/>
            </w:tcBorders>
            <w:shd w:val="clear" w:color="auto" w:fill="D9D9D9" w:themeFill="background1" w:themeFillShade="D9"/>
            <w:noWrap/>
            <w:vAlign w:val="center"/>
          </w:tcPr>
          <w:p w14:paraId="61A0A9EB" w14:textId="77777777" w:rsidR="00360C3B" w:rsidRPr="00FC0FD5" w:rsidRDefault="00360C3B" w:rsidP="006227EC">
            <w:pPr>
              <w:spacing w:after="0" w:line="240" w:lineRule="auto"/>
              <w:jc w:val="right"/>
              <w:rPr>
                <w:rFonts w:ascii="Times New Roman" w:eastAsia="Times New Roman" w:hAnsi="Times New Roman" w:cs="Times New Roman"/>
                <w:b/>
                <w:lang w:eastAsia="en-AU"/>
              </w:rPr>
            </w:pPr>
          </w:p>
          <w:p w14:paraId="6BA381AC" w14:textId="77777777" w:rsidR="00360C3B" w:rsidRPr="00FC0FD5" w:rsidRDefault="00360C3B" w:rsidP="006227EC">
            <w:pPr>
              <w:spacing w:after="0" w:line="240" w:lineRule="auto"/>
              <w:jc w:val="right"/>
              <w:rPr>
                <w:rFonts w:ascii="Times New Roman" w:eastAsia="Times New Roman" w:hAnsi="Times New Roman" w:cs="Times New Roman"/>
                <w:b/>
                <w:lang w:eastAsia="en-AU"/>
              </w:rPr>
            </w:pPr>
          </w:p>
        </w:tc>
        <w:tc>
          <w:tcPr>
            <w:tcW w:w="283" w:type="dxa"/>
            <w:tcBorders>
              <w:left w:val="nil"/>
            </w:tcBorders>
            <w:shd w:val="clear" w:color="auto" w:fill="auto"/>
            <w:noWrap/>
            <w:vAlign w:val="center"/>
          </w:tcPr>
          <w:p w14:paraId="7AB29EF7"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bottom w:val="single" w:sz="4" w:space="0" w:color="auto"/>
            </w:tcBorders>
            <w:shd w:val="clear" w:color="auto" w:fill="auto"/>
            <w:noWrap/>
            <w:vAlign w:val="center"/>
          </w:tcPr>
          <w:p w14:paraId="318950C2"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283" w:type="dxa"/>
            <w:shd w:val="clear" w:color="auto" w:fill="auto"/>
            <w:noWrap/>
            <w:vAlign w:val="center"/>
          </w:tcPr>
          <w:p w14:paraId="7BEBF305"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bottom w:val="single" w:sz="4" w:space="0" w:color="auto"/>
            </w:tcBorders>
            <w:shd w:val="clear" w:color="auto" w:fill="auto"/>
            <w:noWrap/>
            <w:vAlign w:val="center"/>
          </w:tcPr>
          <w:p w14:paraId="25D71123"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283" w:type="dxa"/>
            <w:shd w:val="clear" w:color="auto" w:fill="auto"/>
            <w:noWrap/>
            <w:vAlign w:val="center"/>
          </w:tcPr>
          <w:p w14:paraId="46B92B2E"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bottom w:val="single" w:sz="4" w:space="0" w:color="auto"/>
            </w:tcBorders>
            <w:shd w:val="clear" w:color="auto" w:fill="auto"/>
            <w:noWrap/>
            <w:vAlign w:val="center"/>
          </w:tcPr>
          <w:p w14:paraId="48BA57C8"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283" w:type="dxa"/>
            <w:shd w:val="clear" w:color="auto" w:fill="auto"/>
            <w:noWrap/>
            <w:vAlign w:val="center"/>
          </w:tcPr>
          <w:p w14:paraId="2FC665DB"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bottom w:val="single" w:sz="4" w:space="0" w:color="auto"/>
            </w:tcBorders>
            <w:shd w:val="clear" w:color="auto" w:fill="auto"/>
            <w:noWrap/>
            <w:vAlign w:val="center"/>
          </w:tcPr>
          <w:p w14:paraId="693E3FFF"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r>
      <w:tr w:rsidR="00FC0FD5" w:rsidRPr="00FC0FD5" w14:paraId="2880EE9D"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7EAAF71B" w14:textId="77777777" w:rsidR="00360C3B" w:rsidRPr="00FC0FD5" w:rsidRDefault="00360C3B" w:rsidP="006227EC">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1</w:t>
            </w:r>
          </w:p>
        </w:tc>
        <w:tc>
          <w:tcPr>
            <w:tcW w:w="283" w:type="dxa"/>
            <w:tcBorders>
              <w:left w:val="nil"/>
              <w:bottom w:val="nil"/>
              <w:right w:val="nil"/>
            </w:tcBorders>
            <w:shd w:val="clear" w:color="auto" w:fill="auto"/>
            <w:noWrap/>
            <w:vAlign w:val="center"/>
            <w:hideMark/>
          </w:tcPr>
          <w:p w14:paraId="7FD6CD14"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866549"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199" w:author="DIPLARIS, Martha" w:date="2020-06-04T12:36:00Z">
                  <w:rPr>
                    <w:rFonts w:ascii="Times New Roman" w:eastAsia="Times New Roman" w:hAnsi="Times New Roman" w:cs="Times New Roman"/>
                    <w:lang w:eastAsia="en-AU"/>
                  </w:rPr>
                </w:rPrChange>
              </w:rPr>
              <w:t>A</w:t>
            </w:r>
          </w:p>
        </w:tc>
        <w:tc>
          <w:tcPr>
            <w:tcW w:w="283" w:type="dxa"/>
            <w:tcBorders>
              <w:left w:val="nil"/>
              <w:bottom w:val="nil"/>
              <w:right w:val="nil"/>
            </w:tcBorders>
            <w:shd w:val="clear" w:color="auto" w:fill="auto"/>
            <w:noWrap/>
            <w:vAlign w:val="center"/>
            <w:hideMark/>
          </w:tcPr>
          <w:p w14:paraId="34E88673"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AB707"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B</w:t>
            </w:r>
          </w:p>
        </w:tc>
        <w:tc>
          <w:tcPr>
            <w:tcW w:w="283" w:type="dxa"/>
            <w:tcBorders>
              <w:left w:val="nil"/>
              <w:bottom w:val="nil"/>
              <w:right w:val="nil"/>
            </w:tcBorders>
            <w:shd w:val="clear" w:color="auto" w:fill="auto"/>
            <w:noWrap/>
            <w:vAlign w:val="center"/>
            <w:hideMark/>
          </w:tcPr>
          <w:p w14:paraId="19CC6BCD"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504C4C"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C</w:t>
            </w:r>
          </w:p>
        </w:tc>
        <w:tc>
          <w:tcPr>
            <w:tcW w:w="283" w:type="dxa"/>
            <w:tcBorders>
              <w:left w:val="nil"/>
              <w:bottom w:val="nil"/>
              <w:right w:val="nil"/>
            </w:tcBorders>
            <w:shd w:val="clear" w:color="auto" w:fill="auto"/>
            <w:noWrap/>
            <w:vAlign w:val="center"/>
            <w:hideMark/>
          </w:tcPr>
          <w:p w14:paraId="6D8BDB9E"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53EB3"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D</w:t>
            </w:r>
          </w:p>
        </w:tc>
      </w:tr>
      <w:tr w:rsidR="00FC0FD5" w:rsidRPr="00FC0FD5" w14:paraId="233903D7" w14:textId="77777777" w:rsidTr="00360C3B">
        <w:trPr>
          <w:trHeight w:val="197"/>
        </w:trPr>
        <w:tc>
          <w:tcPr>
            <w:tcW w:w="667" w:type="dxa"/>
            <w:tcBorders>
              <w:top w:val="nil"/>
              <w:left w:val="nil"/>
              <w:bottom w:val="nil"/>
              <w:right w:val="nil"/>
            </w:tcBorders>
            <w:shd w:val="clear" w:color="auto" w:fill="D9D9D9" w:themeFill="background1" w:themeFillShade="D9"/>
            <w:noWrap/>
            <w:vAlign w:val="bottom"/>
            <w:hideMark/>
          </w:tcPr>
          <w:p w14:paraId="754EB5E7" w14:textId="77777777" w:rsidR="00360C3B" w:rsidRPr="00FC0FD5" w:rsidRDefault="00360C3B" w:rsidP="006227EC">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hideMark/>
          </w:tcPr>
          <w:p w14:paraId="67A559F3"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4D78A302"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28125480"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624084FF"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603B03F3"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53136EE6"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2B923D6E"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244B7091" w14:textId="77777777" w:rsidR="00360C3B" w:rsidRPr="00FC0FD5" w:rsidRDefault="00360C3B" w:rsidP="006227EC">
            <w:pPr>
              <w:spacing w:after="0" w:line="240" w:lineRule="auto"/>
              <w:rPr>
                <w:rFonts w:ascii="Times New Roman" w:eastAsia="Times New Roman" w:hAnsi="Times New Roman" w:cs="Times New Roman"/>
                <w:lang w:eastAsia="en-AU"/>
              </w:rPr>
            </w:pPr>
          </w:p>
        </w:tc>
      </w:tr>
      <w:tr w:rsidR="00FC0FD5" w:rsidRPr="00FC0FD5" w14:paraId="29F5F84F"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5D55129D" w14:textId="77777777" w:rsidR="00360C3B" w:rsidRPr="00FC0FD5" w:rsidRDefault="00360C3B" w:rsidP="006227EC">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2</w:t>
            </w:r>
          </w:p>
        </w:tc>
        <w:tc>
          <w:tcPr>
            <w:tcW w:w="283" w:type="dxa"/>
            <w:tcBorders>
              <w:top w:val="nil"/>
              <w:left w:val="nil"/>
              <w:bottom w:val="nil"/>
              <w:right w:val="nil"/>
            </w:tcBorders>
            <w:shd w:val="clear" w:color="auto" w:fill="auto"/>
            <w:noWrap/>
            <w:vAlign w:val="center"/>
            <w:hideMark/>
          </w:tcPr>
          <w:p w14:paraId="23B80421"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831976"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A</w:t>
            </w:r>
          </w:p>
        </w:tc>
        <w:tc>
          <w:tcPr>
            <w:tcW w:w="283" w:type="dxa"/>
            <w:tcBorders>
              <w:top w:val="nil"/>
              <w:left w:val="nil"/>
              <w:bottom w:val="nil"/>
              <w:right w:val="nil"/>
            </w:tcBorders>
            <w:shd w:val="clear" w:color="auto" w:fill="auto"/>
            <w:noWrap/>
            <w:vAlign w:val="center"/>
            <w:hideMark/>
          </w:tcPr>
          <w:p w14:paraId="7174BBE6"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9664F"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200" w:author="DIPLARIS, Martha" w:date="2020-06-04T12:36:00Z">
                  <w:rPr>
                    <w:rFonts w:ascii="Times New Roman" w:eastAsia="Times New Roman" w:hAnsi="Times New Roman" w:cs="Times New Roman"/>
                    <w:lang w:eastAsia="en-AU"/>
                  </w:rPr>
                </w:rPrChange>
              </w:rPr>
              <w:t>B</w:t>
            </w:r>
          </w:p>
        </w:tc>
        <w:tc>
          <w:tcPr>
            <w:tcW w:w="283" w:type="dxa"/>
            <w:tcBorders>
              <w:top w:val="nil"/>
              <w:left w:val="nil"/>
              <w:bottom w:val="nil"/>
              <w:right w:val="nil"/>
            </w:tcBorders>
            <w:shd w:val="clear" w:color="auto" w:fill="auto"/>
            <w:noWrap/>
            <w:vAlign w:val="center"/>
            <w:hideMark/>
          </w:tcPr>
          <w:p w14:paraId="4EB6B300"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FDD9B8"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C</w:t>
            </w:r>
          </w:p>
        </w:tc>
        <w:tc>
          <w:tcPr>
            <w:tcW w:w="283" w:type="dxa"/>
            <w:tcBorders>
              <w:top w:val="nil"/>
              <w:left w:val="nil"/>
              <w:bottom w:val="nil"/>
              <w:right w:val="nil"/>
            </w:tcBorders>
            <w:shd w:val="clear" w:color="auto" w:fill="auto"/>
            <w:noWrap/>
            <w:vAlign w:val="center"/>
            <w:hideMark/>
          </w:tcPr>
          <w:p w14:paraId="12965611"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08512"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D</w:t>
            </w:r>
          </w:p>
        </w:tc>
      </w:tr>
      <w:tr w:rsidR="00FC0FD5" w:rsidRPr="00FC0FD5" w14:paraId="1E93E51E" w14:textId="77777777" w:rsidTr="00360C3B">
        <w:trPr>
          <w:trHeight w:hRule="exact" w:val="198"/>
        </w:trPr>
        <w:tc>
          <w:tcPr>
            <w:tcW w:w="667" w:type="dxa"/>
            <w:tcBorders>
              <w:top w:val="nil"/>
              <w:left w:val="nil"/>
              <w:bottom w:val="nil"/>
              <w:right w:val="nil"/>
            </w:tcBorders>
            <w:shd w:val="clear" w:color="auto" w:fill="D9D9D9" w:themeFill="background1" w:themeFillShade="D9"/>
            <w:noWrap/>
            <w:vAlign w:val="bottom"/>
            <w:hideMark/>
          </w:tcPr>
          <w:p w14:paraId="5C43BFEC" w14:textId="77777777" w:rsidR="00360C3B" w:rsidRPr="00FC0FD5" w:rsidRDefault="00360C3B" w:rsidP="006227EC">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hideMark/>
          </w:tcPr>
          <w:p w14:paraId="2E2696AE"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196F51CD"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5EA1EEFA"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0559CDEE"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613DE685"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1EC16BF6"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7D578891"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221F1877" w14:textId="77777777" w:rsidR="00360C3B" w:rsidRPr="00FC0FD5" w:rsidRDefault="00360C3B" w:rsidP="006227EC">
            <w:pPr>
              <w:spacing w:after="0" w:line="240" w:lineRule="auto"/>
              <w:rPr>
                <w:rFonts w:ascii="Times New Roman" w:eastAsia="Times New Roman" w:hAnsi="Times New Roman" w:cs="Times New Roman"/>
                <w:lang w:eastAsia="en-AU"/>
              </w:rPr>
            </w:pPr>
          </w:p>
        </w:tc>
      </w:tr>
      <w:tr w:rsidR="00FC0FD5" w:rsidRPr="00FC0FD5" w14:paraId="1FF8B3C5"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2AC97F40" w14:textId="77777777" w:rsidR="00360C3B" w:rsidRPr="00FC0FD5" w:rsidRDefault="00360C3B" w:rsidP="006227EC">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3</w:t>
            </w:r>
          </w:p>
        </w:tc>
        <w:tc>
          <w:tcPr>
            <w:tcW w:w="283" w:type="dxa"/>
            <w:tcBorders>
              <w:top w:val="nil"/>
              <w:left w:val="nil"/>
              <w:bottom w:val="nil"/>
              <w:right w:val="nil"/>
            </w:tcBorders>
            <w:shd w:val="clear" w:color="auto" w:fill="auto"/>
            <w:noWrap/>
            <w:vAlign w:val="center"/>
            <w:hideMark/>
          </w:tcPr>
          <w:p w14:paraId="0F237B71"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435293"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A</w:t>
            </w:r>
          </w:p>
        </w:tc>
        <w:tc>
          <w:tcPr>
            <w:tcW w:w="283" w:type="dxa"/>
            <w:tcBorders>
              <w:top w:val="nil"/>
              <w:left w:val="nil"/>
              <w:bottom w:val="nil"/>
              <w:right w:val="nil"/>
            </w:tcBorders>
            <w:shd w:val="clear" w:color="auto" w:fill="auto"/>
            <w:noWrap/>
            <w:vAlign w:val="center"/>
            <w:hideMark/>
          </w:tcPr>
          <w:p w14:paraId="34C3B7E8"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730557"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201" w:author="DIPLARIS, Martha" w:date="2020-06-04T12:36:00Z">
                  <w:rPr>
                    <w:rFonts w:ascii="Times New Roman" w:eastAsia="Times New Roman" w:hAnsi="Times New Roman" w:cs="Times New Roman"/>
                    <w:lang w:eastAsia="en-AU"/>
                  </w:rPr>
                </w:rPrChange>
              </w:rPr>
              <w:t>B</w:t>
            </w:r>
          </w:p>
        </w:tc>
        <w:tc>
          <w:tcPr>
            <w:tcW w:w="283" w:type="dxa"/>
            <w:tcBorders>
              <w:top w:val="nil"/>
              <w:left w:val="nil"/>
              <w:bottom w:val="nil"/>
              <w:right w:val="nil"/>
            </w:tcBorders>
            <w:shd w:val="clear" w:color="auto" w:fill="auto"/>
            <w:noWrap/>
            <w:vAlign w:val="center"/>
            <w:hideMark/>
          </w:tcPr>
          <w:p w14:paraId="7EA0AE12"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42F613"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C</w:t>
            </w:r>
          </w:p>
        </w:tc>
        <w:tc>
          <w:tcPr>
            <w:tcW w:w="283" w:type="dxa"/>
            <w:tcBorders>
              <w:top w:val="nil"/>
              <w:left w:val="nil"/>
              <w:bottom w:val="nil"/>
              <w:right w:val="nil"/>
            </w:tcBorders>
            <w:shd w:val="clear" w:color="auto" w:fill="auto"/>
            <w:noWrap/>
            <w:vAlign w:val="center"/>
            <w:hideMark/>
          </w:tcPr>
          <w:p w14:paraId="24E73BC1"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EC1089"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D</w:t>
            </w:r>
          </w:p>
        </w:tc>
      </w:tr>
      <w:tr w:rsidR="00FC0FD5" w:rsidRPr="00FC0FD5" w14:paraId="76B0F69B" w14:textId="77777777" w:rsidTr="00360C3B">
        <w:trPr>
          <w:trHeight w:val="197"/>
        </w:trPr>
        <w:tc>
          <w:tcPr>
            <w:tcW w:w="667" w:type="dxa"/>
            <w:tcBorders>
              <w:top w:val="nil"/>
              <w:left w:val="nil"/>
              <w:bottom w:val="nil"/>
              <w:right w:val="nil"/>
            </w:tcBorders>
            <w:shd w:val="clear" w:color="auto" w:fill="D9D9D9" w:themeFill="background1" w:themeFillShade="D9"/>
            <w:noWrap/>
            <w:vAlign w:val="bottom"/>
            <w:hideMark/>
          </w:tcPr>
          <w:p w14:paraId="23154118" w14:textId="77777777" w:rsidR="00360C3B" w:rsidRPr="00FC0FD5" w:rsidRDefault="00360C3B" w:rsidP="006227EC">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hideMark/>
          </w:tcPr>
          <w:p w14:paraId="016EF5DD"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18DABEFC"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1ADD76A8"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3D1DD759"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3CDB3807"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410139A9"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670DEF6B"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1CA6D2B6" w14:textId="77777777" w:rsidR="00360C3B" w:rsidRPr="00FC0FD5" w:rsidRDefault="00360C3B" w:rsidP="006227EC">
            <w:pPr>
              <w:spacing w:after="0" w:line="240" w:lineRule="auto"/>
              <w:rPr>
                <w:rFonts w:ascii="Times New Roman" w:eastAsia="Times New Roman" w:hAnsi="Times New Roman" w:cs="Times New Roman"/>
                <w:lang w:eastAsia="en-AU"/>
              </w:rPr>
            </w:pPr>
          </w:p>
        </w:tc>
      </w:tr>
      <w:tr w:rsidR="00FC0FD5" w:rsidRPr="00FC0FD5" w14:paraId="23E7C4DE"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7DF19356" w14:textId="77777777" w:rsidR="00360C3B" w:rsidRPr="00FC0FD5" w:rsidRDefault="00360C3B" w:rsidP="006227EC">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4</w:t>
            </w:r>
          </w:p>
        </w:tc>
        <w:tc>
          <w:tcPr>
            <w:tcW w:w="283" w:type="dxa"/>
            <w:tcBorders>
              <w:top w:val="nil"/>
              <w:left w:val="nil"/>
              <w:bottom w:val="nil"/>
              <w:right w:val="nil"/>
            </w:tcBorders>
            <w:shd w:val="clear" w:color="auto" w:fill="auto"/>
            <w:noWrap/>
            <w:vAlign w:val="center"/>
            <w:hideMark/>
          </w:tcPr>
          <w:p w14:paraId="37AE5456"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E63817"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A</w:t>
            </w:r>
          </w:p>
        </w:tc>
        <w:tc>
          <w:tcPr>
            <w:tcW w:w="283" w:type="dxa"/>
            <w:tcBorders>
              <w:top w:val="nil"/>
              <w:left w:val="nil"/>
              <w:bottom w:val="nil"/>
              <w:right w:val="nil"/>
            </w:tcBorders>
            <w:shd w:val="clear" w:color="auto" w:fill="auto"/>
            <w:noWrap/>
            <w:vAlign w:val="center"/>
            <w:hideMark/>
          </w:tcPr>
          <w:p w14:paraId="5C02A3D2"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53847B"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202" w:author="DIPLARIS, Martha" w:date="2020-06-04T12:36:00Z">
                  <w:rPr>
                    <w:rFonts w:ascii="Times New Roman" w:eastAsia="Times New Roman" w:hAnsi="Times New Roman" w:cs="Times New Roman"/>
                    <w:lang w:eastAsia="en-AU"/>
                  </w:rPr>
                </w:rPrChange>
              </w:rPr>
              <w:t>B</w:t>
            </w:r>
          </w:p>
        </w:tc>
        <w:tc>
          <w:tcPr>
            <w:tcW w:w="283" w:type="dxa"/>
            <w:tcBorders>
              <w:top w:val="nil"/>
              <w:left w:val="nil"/>
              <w:bottom w:val="nil"/>
              <w:right w:val="nil"/>
            </w:tcBorders>
            <w:shd w:val="clear" w:color="auto" w:fill="auto"/>
            <w:noWrap/>
            <w:vAlign w:val="center"/>
            <w:hideMark/>
          </w:tcPr>
          <w:p w14:paraId="5B0E50AD"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39EF90"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C</w:t>
            </w:r>
          </w:p>
        </w:tc>
        <w:tc>
          <w:tcPr>
            <w:tcW w:w="283" w:type="dxa"/>
            <w:tcBorders>
              <w:top w:val="nil"/>
              <w:left w:val="nil"/>
              <w:bottom w:val="nil"/>
              <w:right w:val="nil"/>
            </w:tcBorders>
            <w:shd w:val="clear" w:color="auto" w:fill="auto"/>
            <w:noWrap/>
            <w:vAlign w:val="center"/>
            <w:hideMark/>
          </w:tcPr>
          <w:p w14:paraId="7CA844AB"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5F60C3"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D</w:t>
            </w:r>
          </w:p>
        </w:tc>
      </w:tr>
      <w:tr w:rsidR="00FC0FD5" w:rsidRPr="00FC0FD5" w14:paraId="0F791B30" w14:textId="77777777" w:rsidTr="00360C3B">
        <w:trPr>
          <w:trHeight w:val="197"/>
        </w:trPr>
        <w:tc>
          <w:tcPr>
            <w:tcW w:w="667" w:type="dxa"/>
            <w:tcBorders>
              <w:top w:val="nil"/>
              <w:left w:val="nil"/>
              <w:bottom w:val="nil"/>
              <w:right w:val="nil"/>
            </w:tcBorders>
            <w:shd w:val="clear" w:color="auto" w:fill="D9D9D9" w:themeFill="background1" w:themeFillShade="D9"/>
            <w:noWrap/>
            <w:vAlign w:val="bottom"/>
            <w:hideMark/>
          </w:tcPr>
          <w:p w14:paraId="0D7850C4" w14:textId="77777777" w:rsidR="00360C3B" w:rsidRPr="00FC0FD5" w:rsidRDefault="00360C3B" w:rsidP="006227EC">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hideMark/>
          </w:tcPr>
          <w:p w14:paraId="5BBF3A0E"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52231688"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27244B61"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366C9843"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7F1A1BE0"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27AC62E7"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1B5AFB95"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0C72376F" w14:textId="77777777" w:rsidR="00360C3B" w:rsidRPr="00FC0FD5" w:rsidRDefault="00360C3B" w:rsidP="006227EC">
            <w:pPr>
              <w:spacing w:after="0" w:line="240" w:lineRule="auto"/>
              <w:rPr>
                <w:rFonts w:ascii="Times New Roman" w:eastAsia="Times New Roman" w:hAnsi="Times New Roman" w:cs="Times New Roman"/>
                <w:lang w:eastAsia="en-AU"/>
              </w:rPr>
            </w:pPr>
          </w:p>
        </w:tc>
      </w:tr>
      <w:tr w:rsidR="00FC0FD5" w:rsidRPr="00FC0FD5" w14:paraId="3476CB80"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3414B3EA" w14:textId="77777777" w:rsidR="00360C3B" w:rsidRPr="00FC0FD5" w:rsidRDefault="00360C3B" w:rsidP="006227EC">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5</w:t>
            </w:r>
          </w:p>
        </w:tc>
        <w:tc>
          <w:tcPr>
            <w:tcW w:w="283" w:type="dxa"/>
            <w:tcBorders>
              <w:top w:val="nil"/>
              <w:left w:val="nil"/>
              <w:bottom w:val="nil"/>
              <w:right w:val="nil"/>
            </w:tcBorders>
            <w:shd w:val="clear" w:color="auto" w:fill="auto"/>
            <w:noWrap/>
            <w:vAlign w:val="center"/>
            <w:hideMark/>
          </w:tcPr>
          <w:p w14:paraId="1946E9AF"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7F919A"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A</w:t>
            </w:r>
          </w:p>
        </w:tc>
        <w:tc>
          <w:tcPr>
            <w:tcW w:w="283" w:type="dxa"/>
            <w:tcBorders>
              <w:top w:val="nil"/>
              <w:left w:val="nil"/>
              <w:bottom w:val="nil"/>
              <w:right w:val="nil"/>
            </w:tcBorders>
            <w:shd w:val="clear" w:color="auto" w:fill="auto"/>
            <w:noWrap/>
            <w:vAlign w:val="center"/>
            <w:hideMark/>
          </w:tcPr>
          <w:p w14:paraId="49018F2C"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DE56BC"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B</w:t>
            </w:r>
          </w:p>
        </w:tc>
        <w:tc>
          <w:tcPr>
            <w:tcW w:w="283" w:type="dxa"/>
            <w:tcBorders>
              <w:top w:val="nil"/>
              <w:left w:val="nil"/>
              <w:bottom w:val="nil"/>
              <w:right w:val="nil"/>
            </w:tcBorders>
            <w:shd w:val="clear" w:color="auto" w:fill="auto"/>
            <w:noWrap/>
            <w:vAlign w:val="center"/>
            <w:hideMark/>
          </w:tcPr>
          <w:p w14:paraId="7BB25CA2"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98BA1A"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C</w:t>
            </w:r>
          </w:p>
        </w:tc>
        <w:tc>
          <w:tcPr>
            <w:tcW w:w="283" w:type="dxa"/>
            <w:tcBorders>
              <w:top w:val="nil"/>
              <w:left w:val="nil"/>
              <w:bottom w:val="nil"/>
              <w:right w:val="nil"/>
            </w:tcBorders>
            <w:shd w:val="clear" w:color="auto" w:fill="auto"/>
            <w:noWrap/>
            <w:vAlign w:val="center"/>
            <w:hideMark/>
          </w:tcPr>
          <w:p w14:paraId="722825AC"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3A3A76"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203" w:author="DIPLARIS, Martha" w:date="2020-06-04T12:37:00Z">
                  <w:rPr>
                    <w:rFonts w:ascii="Times New Roman" w:eastAsia="Times New Roman" w:hAnsi="Times New Roman" w:cs="Times New Roman"/>
                    <w:lang w:eastAsia="en-AU"/>
                  </w:rPr>
                </w:rPrChange>
              </w:rPr>
              <w:t>D</w:t>
            </w:r>
          </w:p>
        </w:tc>
      </w:tr>
      <w:tr w:rsidR="00FC0FD5" w:rsidRPr="00FC0FD5" w14:paraId="5E68AB31" w14:textId="77777777" w:rsidTr="00360C3B">
        <w:trPr>
          <w:trHeight w:val="197"/>
        </w:trPr>
        <w:tc>
          <w:tcPr>
            <w:tcW w:w="667" w:type="dxa"/>
            <w:tcBorders>
              <w:top w:val="nil"/>
              <w:left w:val="nil"/>
              <w:bottom w:val="nil"/>
              <w:right w:val="nil"/>
            </w:tcBorders>
            <w:shd w:val="clear" w:color="auto" w:fill="D9D9D9" w:themeFill="background1" w:themeFillShade="D9"/>
            <w:noWrap/>
            <w:vAlign w:val="bottom"/>
            <w:hideMark/>
          </w:tcPr>
          <w:p w14:paraId="4C69BAFA" w14:textId="77777777" w:rsidR="00360C3B" w:rsidRPr="00FC0FD5" w:rsidRDefault="00360C3B" w:rsidP="006227EC">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hideMark/>
          </w:tcPr>
          <w:p w14:paraId="0F36DB9F"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46940B39"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387F66D8"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0A993DD8"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33E644FC"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23F15642"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7C86EC3A"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5F216D7F" w14:textId="77777777" w:rsidR="00360C3B" w:rsidRPr="00FC0FD5" w:rsidRDefault="00360C3B" w:rsidP="006227EC">
            <w:pPr>
              <w:spacing w:after="0" w:line="240" w:lineRule="auto"/>
              <w:rPr>
                <w:rFonts w:ascii="Times New Roman" w:eastAsia="Times New Roman" w:hAnsi="Times New Roman" w:cs="Times New Roman"/>
                <w:lang w:eastAsia="en-AU"/>
              </w:rPr>
            </w:pPr>
          </w:p>
        </w:tc>
      </w:tr>
      <w:tr w:rsidR="00FC0FD5" w:rsidRPr="00FC0FD5" w14:paraId="0A7BA6A8"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707C64F1" w14:textId="77777777" w:rsidR="00360C3B" w:rsidRPr="00FC0FD5" w:rsidRDefault="00360C3B" w:rsidP="006227EC">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6</w:t>
            </w:r>
          </w:p>
        </w:tc>
        <w:tc>
          <w:tcPr>
            <w:tcW w:w="283" w:type="dxa"/>
            <w:tcBorders>
              <w:top w:val="nil"/>
              <w:left w:val="nil"/>
              <w:bottom w:val="nil"/>
              <w:right w:val="nil"/>
            </w:tcBorders>
            <w:shd w:val="clear" w:color="auto" w:fill="auto"/>
            <w:noWrap/>
            <w:vAlign w:val="center"/>
            <w:hideMark/>
          </w:tcPr>
          <w:p w14:paraId="6F397233"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DF0A16"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A</w:t>
            </w:r>
          </w:p>
        </w:tc>
        <w:tc>
          <w:tcPr>
            <w:tcW w:w="283" w:type="dxa"/>
            <w:tcBorders>
              <w:top w:val="nil"/>
              <w:left w:val="nil"/>
              <w:bottom w:val="nil"/>
              <w:right w:val="nil"/>
            </w:tcBorders>
            <w:shd w:val="clear" w:color="auto" w:fill="auto"/>
            <w:noWrap/>
            <w:vAlign w:val="center"/>
            <w:hideMark/>
          </w:tcPr>
          <w:p w14:paraId="4C92B5B3"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516759"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B</w:t>
            </w:r>
          </w:p>
        </w:tc>
        <w:tc>
          <w:tcPr>
            <w:tcW w:w="283" w:type="dxa"/>
            <w:tcBorders>
              <w:top w:val="nil"/>
              <w:left w:val="nil"/>
              <w:bottom w:val="nil"/>
              <w:right w:val="nil"/>
            </w:tcBorders>
            <w:shd w:val="clear" w:color="auto" w:fill="auto"/>
            <w:noWrap/>
            <w:vAlign w:val="center"/>
            <w:hideMark/>
          </w:tcPr>
          <w:p w14:paraId="54F69A92"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4B9B2"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204" w:author="DIPLARIS, Martha" w:date="2020-06-04T12:37:00Z">
                  <w:rPr>
                    <w:rFonts w:ascii="Times New Roman" w:eastAsia="Times New Roman" w:hAnsi="Times New Roman" w:cs="Times New Roman"/>
                    <w:lang w:eastAsia="en-AU"/>
                  </w:rPr>
                </w:rPrChange>
              </w:rPr>
              <w:t>C</w:t>
            </w:r>
          </w:p>
        </w:tc>
        <w:tc>
          <w:tcPr>
            <w:tcW w:w="283" w:type="dxa"/>
            <w:tcBorders>
              <w:top w:val="nil"/>
              <w:left w:val="nil"/>
              <w:bottom w:val="nil"/>
              <w:right w:val="nil"/>
            </w:tcBorders>
            <w:shd w:val="clear" w:color="auto" w:fill="auto"/>
            <w:noWrap/>
            <w:vAlign w:val="center"/>
            <w:hideMark/>
          </w:tcPr>
          <w:p w14:paraId="4BA48F4C"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1A21D7" w14:textId="77777777" w:rsidR="00360C3B" w:rsidRPr="00FC0FD5" w:rsidRDefault="00360C3B" w:rsidP="006227EC">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D</w:t>
            </w:r>
          </w:p>
        </w:tc>
      </w:tr>
      <w:tr w:rsidR="00FC0FD5" w:rsidRPr="00FC0FD5" w14:paraId="46159889" w14:textId="77777777" w:rsidTr="00360C3B">
        <w:trPr>
          <w:trHeight w:val="197"/>
        </w:trPr>
        <w:tc>
          <w:tcPr>
            <w:tcW w:w="667" w:type="dxa"/>
            <w:tcBorders>
              <w:top w:val="nil"/>
              <w:left w:val="nil"/>
              <w:bottom w:val="nil"/>
              <w:right w:val="nil"/>
            </w:tcBorders>
            <w:shd w:val="clear" w:color="auto" w:fill="D9D9D9" w:themeFill="background1" w:themeFillShade="D9"/>
            <w:noWrap/>
            <w:vAlign w:val="bottom"/>
            <w:hideMark/>
          </w:tcPr>
          <w:p w14:paraId="44B5212B" w14:textId="77777777" w:rsidR="00360C3B" w:rsidRPr="00FC0FD5" w:rsidRDefault="00360C3B" w:rsidP="006227EC">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hideMark/>
          </w:tcPr>
          <w:p w14:paraId="73C659EA"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1B746A69"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5C22F01F"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4362B505"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3CC75FE7"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47B6E7A6"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4EE1B720"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443B2F13" w14:textId="77777777" w:rsidR="00360C3B" w:rsidRPr="00FC0FD5" w:rsidRDefault="00360C3B" w:rsidP="006227EC">
            <w:pPr>
              <w:spacing w:after="0" w:line="240" w:lineRule="auto"/>
              <w:rPr>
                <w:rFonts w:ascii="Times New Roman" w:eastAsia="Times New Roman" w:hAnsi="Times New Roman" w:cs="Times New Roman"/>
                <w:lang w:eastAsia="en-AU"/>
              </w:rPr>
            </w:pPr>
          </w:p>
        </w:tc>
      </w:tr>
      <w:tr w:rsidR="00FC0FD5" w:rsidRPr="00FC0FD5" w14:paraId="1745EF10"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22285A37" w14:textId="19B591FA" w:rsidR="00360C3B" w:rsidRPr="00FC0FD5" w:rsidRDefault="00360C3B" w:rsidP="00360C3B">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7</w:t>
            </w:r>
          </w:p>
        </w:tc>
        <w:tc>
          <w:tcPr>
            <w:tcW w:w="283" w:type="dxa"/>
            <w:tcBorders>
              <w:top w:val="nil"/>
              <w:left w:val="nil"/>
              <w:bottom w:val="nil"/>
              <w:right w:val="nil"/>
            </w:tcBorders>
            <w:shd w:val="clear" w:color="auto" w:fill="auto"/>
            <w:noWrap/>
            <w:vAlign w:val="center"/>
            <w:hideMark/>
          </w:tcPr>
          <w:p w14:paraId="0119A422"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BA7003"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205" w:author="DIPLARIS, Martha" w:date="2020-06-04T12:37:00Z">
                  <w:rPr>
                    <w:rFonts w:ascii="Times New Roman" w:eastAsia="Times New Roman" w:hAnsi="Times New Roman" w:cs="Times New Roman"/>
                    <w:lang w:eastAsia="en-AU"/>
                  </w:rPr>
                </w:rPrChange>
              </w:rPr>
              <w:t>A</w:t>
            </w:r>
          </w:p>
        </w:tc>
        <w:tc>
          <w:tcPr>
            <w:tcW w:w="283" w:type="dxa"/>
            <w:tcBorders>
              <w:top w:val="nil"/>
              <w:left w:val="nil"/>
              <w:bottom w:val="nil"/>
              <w:right w:val="nil"/>
            </w:tcBorders>
            <w:shd w:val="clear" w:color="auto" w:fill="auto"/>
            <w:noWrap/>
            <w:vAlign w:val="center"/>
            <w:hideMark/>
          </w:tcPr>
          <w:p w14:paraId="3E67FDC1"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7EB22D"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B</w:t>
            </w:r>
          </w:p>
        </w:tc>
        <w:tc>
          <w:tcPr>
            <w:tcW w:w="283" w:type="dxa"/>
            <w:tcBorders>
              <w:top w:val="nil"/>
              <w:left w:val="nil"/>
              <w:bottom w:val="nil"/>
              <w:right w:val="nil"/>
            </w:tcBorders>
            <w:shd w:val="clear" w:color="auto" w:fill="auto"/>
            <w:noWrap/>
            <w:vAlign w:val="center"/>
            <w:hideMark/>
          </w:tcPr>
          <w:p w14:paraId="358632C1"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55D7BF"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C</w:t>
            </w:r>
          </w:p>
        </w:tc>
        <w:tc>
          <w:tcPr>
            <w:tcW w:w="283" w:type="dxa"/>
            <w:tcBorders>
              <w:top w:val="nil"/>
              <w:left w:val="nil"/>
              <w:bottom w:val="nil"/>
              <w:right w:val="nil"/>
            </w:tcBorders>
            <w:shd w:val="clear" w:color="auto" w:fill="auto"/>
            <w:noWrap/>
            <w:vAlign w:val="center"/>
            <w:hideMark/>
          </w:tcPr>
          <w:p w14:paraId="1042BF17"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A97CD7"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D</w:t>
            </w:r>
          </w:p>
        </w:tc>
      </w:tr>
      <w:tr w:rsidR="00FC0FD5" w:rsidRPr="00FC0FD5" w14:paraId="03427F2F" w14:textId="77777777" w:rsidTr="00360C3B">
        <w:trPr>
          <w:trHeight w:val="197"/>
        </w:trPr>
        <w:tc>
          <w:tcPr>
            <w:tcW w:w="667" w:type="dxa"/>
            <w:tcBorders>
              <w:top w:val="nil"/>
              <w:left w:val="nil"/>
              <w:bottom w:val="nil"/>
              <w:right w:val="nil"/>
            </w:tcBorders>
            <w:shd w:val="clear" w:color="auto" w:fill="D9D9D9" w:themeFill="background1" w:themeFillShade="D9"/>
            <w:noWrap/>
            <w:vAlign w:val="bottom"/>
            <w:hideMark/>
          </w:tcPr>
          <w:p w14:paraId="70F0F055" w14:textId="77777777" w:rsidR="00360C3B" w:rsidRPr="00FC0FD5" w:rsidRDefault="00360C3B" w:rsidP="00360C3B">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hideMark/>
          </w:tcPr>
          <w:p w14:paraId="6640DD92"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61810B12"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2E9293FF"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48446B0A"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03CB2A77"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2428C3D1"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4AECDF53"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7C40480B" w14:textId="77777777" w:rsidR="00360C3B" w:rsidRPr="00FC0FD5" w:rsidRDefault="00360C3B" w:rsidP="00360C3B">
            <w:pPr>
              <w:spacing w:after="0" w:line="240" w:lineRule="auto"/>
              <w:rPr>
                <w:rFonts w:ascii="Times New Roman" w:eastAsia="Times New Roman" w:hAnsi="Times New Roman" w:cs="Times New Roman"/>
                <w:lang w:eastAsia="en-AU"/>
              </w:rPr>
            </w:pPr>
          </w:p>
        </w:tc>
      </w:tr>
      <w:tr w:rsidR="00FC0FD5" w:rsidRPr="00FC0FD5" w14:paraId="6675E9C1"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2915D5B7" w14:textId="62E9413B" w:rsidR="00360C3B" w:rsidRPr="00FC0FD5" w:rsidRDefault="00360C3B" w:rsidP="00360C3B">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8</w:t>
            </w:r>
          </w:p>
        </w:tc>
        <w:tc>
          <w:tcPr>
            <w:tcW w:w="283" w:type="dxa"/>
            <w:tcBorders>
              <w:top w:val="nil"/>
              <w:left w:val="nil"/>
              <w:bottom w:val="nil"/>
              <w:right w:val="nil"/>
            </w:tcBorders>
            <w:shd w:val="clear" w:color="auto" w:fill="auto"/>
            <w:noWrap/>
            <w:vAlign w:val="center"/>
            <w:hideMark/>
          </w:tcPr>
          <w:p w14:paraId="45B48455"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4579DC"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A</w:t>
            </w:r>
          </w:p>
        </w:tc>
        <w:tc>
          <w:tcPr>
            <w:tcW w:w="283" w:type="dxa"/>
            <w:tcBorders>
              <w:top w:val="nil"/>
              <w:left w:val="nil"/>
              <w:bottom w:val="nil"/>
              <w:right w:val="nil"/>
            </w:tcBorders>
            <w:shd w:val="clear" w:color="auto" w:fill="auto"/>
            <w:noWrap/>
            <w:vAlign w:val="center"/>
            <w:hideMark/>
          </w:tcPr>
          <w:p w14:paraId="3960C39D"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3D3DF1"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B</w:t>
            </w:r>
          </w:p>
        </w:tc>
        <w:tc>
          <w:tcPr>
            <w:tcW w:w="283" w:type="dxa"/>
            <w:tcBorders>
              <w:top w:val="nil"/>
              <w:left w:val="nil"/>
              <w:bottom w:val="nil"/>
              <w:right w:val="nil"/>
            </w:tcBorders>
            <w:shd w:val="clear" w:color="auto" w:fill="auto"/>
            <w:noWrap/>
            <w:vAlign w:val="center"/>
            <w:hideMark/>
          </w:tcPr>
          <w:p w14:paraId="587E3392"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8D4CE4"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C</w:t>
            </w:r>
          </w:p>
        </w:tc>
        <w:tc>
          <w:tcPr>
            <w:tcW w:w="283" w:type="dxa"/>
            <w:tcBorders>
              <w:top w:val="nil"/>
              <w:left w:val="nil"/>
              <w:bottom w:val="nil"/>
              <w:right w:val="nil"/>
            </w:tcBorders>
            <w:shd w:val="clear" w:color="auto" w:fill="auto"/>
            <w:noWrap/>
            <w:vAlign w:val="center"/>
            <w:hideMark/>
          </w:tcPr>
          <w:p w14:paraId="53CBB366"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AE3189"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206" w:author="DIPLARIS, Martha" w:date="2020-06-04T12:37:00Z">
                  <w:rPr>
                    <w:rFonts w:ascii="Times New Roman" w:eastAsia="Times New Roman" w:hAnsi="Times New Roman" w:cs="Times New Roman"/>
                    <w:lang w:eastAsia="en-AU"/>
                  </w:rPr>
                </w:rPrChange>
              </w:rPr>
              <w:t>D</w:t>
            </w:r>
          </w:p>
        </w:tc>
      </w:tr>
      <w:tr w:rsidR="00FC0FD5" w:rsidRPr="00FC0FD5" w14:paraId="1E6C7A67" w14:textId="77777777" w:rsidTr="00360C3B">
        <w:trPr>
          <w:trHeight w:val="197"/>
        </w:trPr>
        <w:tc>
          <w:tcPr>
            <w:tcW w:w="667" w:type="dxa"/>
            <w:tcBorders>
              <w:top w:val="nil"/>
              <w:left w:val="nil"/>
              <w:bottom w:val="nil"/>
              <w:right w:val="nil"/>
            </w:tcBorders>
            <w:shd w:val="clear" w:color="auto" w:fill="D9D9D9" w:themeFill="background1" w:themeFillShade="D9"/>
            <w:noWrap/>
            <w:vAlign w:val="bottom"/>
            <w:hideMark/>
          </w:tcPr>
          <w:p w14:paraId="5495754B" w14:textId="77777777" w:rsidR="00360C3B" w:rsidRPr="00FC0FD5" w:rsidRDefault="00360C3B" w:rsidP="00360C3B">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hideMark/>
          </w:tcPr>
          <w:p w14:paraId="04C19278"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111CBF5E"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16E62E5A"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178CE4D3"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133339FD"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363" w:type="dxa"/>
            <w:tcBorders>
              <w:top w:val="nil"/>
              <w:left w:val="nil"/>
              <w:bottom w:val="nil"/>
              <w:right w:val="nil"/>
            </w:tcBorders>
            <w:shd w:val="clear" w:color="auto" w:fill="auto"/>
            <w:noWrap/>
            <w:vAlign w:val="bottom"/>
            <w:hideMark/>
          </w:tcPr>
          <w:p w14:paraId="2F444F64"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283" w:type="dxa"/>
            <w:tcBorders>
              <w:top w:val="nil"/>
              <w:left w:val="nil"/>
              <w:bottom w:val="nil"/>
              <w:right w:val="nil"/>
            </w:tcBorders>
            <w:shd w:val="clear" w:color="auto" w:fill="auto"/>
            <w:noWrap/>
            <w:vAlign w:val="bottom"/>
            <w:hideMark/>
          </w:tcPr>
          <w:p w14:paraId="6AA676CF" w14:textId="77777777" w:rsidR="00360C3B" w:rsidRPr="00FC0FD5" w:rsidRDefault="00360C3B" w:rsidP="00360C3B">
            <w:pPr>
              <w:spacing w:after="0" w:line="240" w:lineRule="auto"/>
              <w:rPr>
                <w:rFonts w:ascii="Times New Roman" w:eastAsia="Times New Roman" w:hAnsi="Times New Roman" w:cs="Times New Roman"/>
                <w:lang w:eastAsia="en-AU"/>
              </w:rPr>
            </w:pPr>
          </w:p>
        </w:tc>
        <w:tc>
          <w:tcPr>
            <w:tcW w:w="375" w:type="dxa"/>
            <w:tcBorders>
              <w:top w:val="nil"/>
              <w:left w:val="nil"/>
              <w:bottom w:val="nil"/>
              <w:right w:val="nil"/>
            </w:tcBorders>
            <w:shd w:val="clear" w:color="auto" w:fill="auto"/>
            <w:noWrap/>
            <w:vAlign w:val="bottom"/>
            <w:hideMark/>
          </w:tcPr>
          <w:p w14:paraId="0F28C7FB" w14:textId="77777777" w:rsidR="00360C3B" w:rsidRPr="00FC0FD5" w:rsidRDefault="00360C3B" w:rsidP="00360C3B">
            <w:pPr>
              <w:spacing w:after="0" w:line="240" w:lineRule="auto"/>
              <w:rPr>
                <w:rFonts w:ascii="Times New Roman" w:eastAsia="Times New Roman" w:hAnsi="Times New Roman" w:cs="Times New Roman"/>
                <w:lang w:eastAsia="en-AU"/>
              </w:rPr>
            </w:pPr>
          </w:p>
        </w:tc>
      </w:tr>
      <w:tr w:rsidR="00FC0FD5" w:rsidRPr="00FC0FD5" w14:paraId="0F209C87" w14:textId="77777777" w:rsidTr="00360C3B">
        <w:trPr>
          <w:trHeight w:val="329"/>
        </w:trPr>
        <w:tc>
          <w:tcPr>
            <w:tcW w:w="667" w:type="dxa"/>
            <w:tcBorders>
              <w:top w:val="nil"/>
              <w:left w:val="nil"/>
              <w:bottom w:val="nil"/>
              <w:right w:val="nil"/>
            </w:tcBorders>
            <w:shd w:val="clear" w:color="auto" w:fill="D9D9D9" w:themeFill="background1" w:themeFillShade="D9"/>
            <w:noWrap/>
            <w:vAlign w:val="center"/>
            <w:hideMark/>
          </w:tcPr>
          <w:p w14:paraId="42A07DE3" w14:textId="2B6DAD5D" w:rsidR="00360C3B" w:rsidRPr="00FC0FD5" w:rsidRDefault="00360C3B" w:rsidP="00360C3B">
            <w:pPr>
              <w:spacing w:after="0" w:line="240" w:lineRule="auto"/>
              <w:jc w:val="right"/>
              <w:rPr>
                <w:rFonts w:ascii="Times New Roman" w:eastAsia="Times New Roman" w:hAnsi="Times New Roman" w:cs="Times New Roman"/>
                <w:b/>
                <w:lang w:eastAsia="en-AU"/>
              </w:rPr>
            </w:pPr>
            <w:r w:rsidRPr="00FC0FD5">
              <w:rPr>
                <w:rFonts w:ascii="Times New Roman" w:eastAsia="Times New Roman" w:hAnsi="Times New Roman" w:cs="Times New Roman"/>
                <w:b/>
                <w:lang w:eastAsia="en-AU"/>
              </w:rPr>
              <w:t>9</w:t>
            </w:r>
          </w:p>
        </w:tc>
        <w:tc>
          <w:tcPr>
            <w:tcW w:w="283" w:type="dxa"/>
            <w:tcBorders>
              <w:top w:val="nil"/>
              <w:left w:val="nil"/>
              <w:bottom w:val="nil"/>
              <w:right w:val="nil"/>
            </w:tcBorders>
            <w:shd w:val="clear" w:color="auto" w:fill="auto"/>
            <w:noWrap/>
            <w:vAlign w:val="center"/>
            <w:hideMark/>
          </w:tcPr>
          <w:p w14:paraId="220A3759"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A088D"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A</w:t>
            </w:r>
          </w:p>
        </w:tc>
        <w:tc>
          <w:tcPr>
            <w:tcW w:w="283" w:type="dxa"/>
            <w:tcBorders>
              <w:top w:val="nil"/>
              <w:left w:val="nil"/>
              <w:bottom w:val="nil"/>
              <w:right w:val="nil"/>
            </w:tcBorders>
            <w:shd w:val="clear" w:color="auto" w:fill="auto"/>
            <w:noWrap/>
            <w:vAlign w:val="center"/>
            <w:hideMark/>
          </w:tcPr>
          <w:p w14:paraId="1F270468"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E0D4EF"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B</w:t>
            </w:r>
          </w:p>
        </w:tc>
        <w:tc>
          <w:tcPr>
            <w:tcW w:w="283" w:type="dxa"/>
            <w:tcBorders>
              <w:top w:val="nil"/>
              <w:left w:val="nil"/>
              <w:bottom w:val="nil"/>
              <w:right w:val="nil"/>
            </w:tcBorders>
            <w:shd w:val="clear" w:color="auto" w:fill="auto"/>
            <w:noWrap/>
            <w:vAlign w:val="center"/>
            <w:hideMark/>
          </w:tcPr>
          <w:p w14:paraId="6A55B5C7"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B9524" w14:textId="77777777" w:rsidR="00360C3B" w:rsidRPr="00C630D7" w:rsidRDefault="00360C3B" w:rsidP="00360C3B">
            <w:pPr>
              <w:spacing w:after="0" w:line="240" w:lineRule="auto"/>
              <w:jc w:val="center"/>
              <w:rPr>
                <w:rFonts w:ascii="Times New Roman" w:eastAsia="Times New Roman" w:hAnsi="Times New Roman" w:cs="Times New Roman"/>
                <w:highlight w:val="yellow"/>
                <w:lang w:eastAsia="en-AU"/>
                <w:rPrChange w:id="207" w:author="DIPLARIS, Martha" w:date="2020-06-04T12:37:00Z">
                  <w:rPr>
                    <w:rFonts w:ascii="Times New Roman" w:eastAsia="Times New Roman" w:hAnsi="Times New Roman" w:cs="Times New Roman"/>
                    <w:lang w:eastAsia="en-AU"/>
                  </w:rPr>
                </w:rPrChange>
              </w:rPr>
            </w:pPr>
            <w:r w:rsidRPr="00C630D7">
              <w:rPr>
                <w:rFonts w:ascii="Times New Roman" w:eastAsia="Times New Roman" w:hAnsi="Times New Roman" w:cs="Times New Roman"/>
                <w:highlight w:val="yellow"/>
                <w:lang w:eastAsia="en-AU"/>
                <w:rPrChange w:id="208" w:author="DIPLARIS, Martha" w:date="2020-06-04T12:37:00Z">
                  <w:rPr>
                    <w:rFonts w:ascii="Times New Roman" w:eastAsia="Times New Roman" w:hAnsi="Times New Roman" w:cs="Times New Roman"/>
                    <w:lang w:eastAsia="en-AU"/>
                  </w:rPr>
                </w:rPrChange>
              </w:rPr>
              <w:t>C</w:t>
            </w:r>
          </w:p>
        </w:tc>
        <w:tc>
          <w:tcPr>
            <w:tcW w:w="283" w:type="dxa"/>
            <w:tcBorders>
              <w:top w:val="nil"/>
              <w:left w:val="nil"/>
              <w:bottom w:val="nil"/>
              <w:right w:val="nil"/>
            </w:tcBorders>
            <w:shd w:val="clear" w:color="auto" w:fill="auto"/>
            <w:noWrap/>
            <w:vAlign w:val="center"/>
            <w:hideMark/>
          </w:tcPr>
          <w:p w14:paraId="24057DF7" w14:textId="77777777" w:rsidR="00360C3B" w:rsidRPr="00C630D7" w:rsidRDefault="00360C3B" w:rsidP="00360C3B">
            <w:pPr>
              <w:spacing w:after="0" w:line="240" w:lineRule="auto"/>
              <w:jc w:val="center"/>
              <w:rPr>
                <w:rFonts w:ascii="Times New Roman" w:eastAsia="Times New Roman" w:hAnsi="Times New Roman" w:cs="Times New Roman"/>
                <w:highlight w:val="yellow"/>
                <w:lang w:eastAsia="en-AU"/>
                <w:rPrChange w:id="209" w:author="DIPLARIS, Martha" w:date="2020-06-04T12:37:00Z">
                  <w:rPr>
                    <w:rFonts w:ascii="Times New Roman" w:eastAsia="Times New Roman" w:hAnsi="Times New Roman" w:cs="Times New Roman"/>
                    <w:lang w:eastAsia="en-AU"/>
                  </w:rPr>
                </w:rPrChange>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BE3830" w14:textId="77777777" w:rsidR="00360C3B" w:rsidRPr="00FC0FD5" w:rsidRDefault="00360C3B" w:rsidP="00360C3B">
            <w:pPr>
              <w:spacing w:after="0" w:line="240" w:lineRule="auto"/>
              <w:jc w:val="center"/>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D</w:t>
            </w:r>
          </w:p>
        </w:tc>
      </w:tr>
      <w:tr w:rsidR="00FC0FD5" w:rsidRPr="00FC0FD5" w14:paraId="0ADEE715" w14:textId="77777777" w:rsidTr="0004627E">
        <w:trPr>
          <w:trHeight w:val="197"/>
        </w:trPr>
        <w:tc>
          <w:tcPr>
            <w:tcW w:w="667" w:type="dxa"/>
            <w:tcBorders>
              <w:top w:val="nil"/>
              <w:left w:val="nil"/>
              <w:bottom w:val="nil"/>
              <w:right w:val="nil"/>
            </w:tcBorders>
            <w:shd w:val="clear" w:color="auto" w:fill="D9D9D9" w:themeFill="background1" w:themeFillShade="D9"/>
            <w:noWrap/>
            <w:vAlign w:val="bottom"/>
          </w:tcPr>
          <w:p w14:paraId="23495027" w14:textId="77777777" w:rsidR="00360C3B" w:rsidRPr="00FC0FD5" w:rsidRDefault="00360C3B" w:rsidP="006227EC">
            <w:pPr>
              <w:spacing w:after="0" w:line="240" w:lineRule="auto"/>
              <w:rPr>
                <w:rFonts w:ascii="Times New Roman" w:eastAsia="Times New Roman" w:hAnsi="Times New Roman" w:cs="Times New Roman"/>
                <w:b/>
                <w:lang w:eastAsia="en-AU"/>
              </w:rPr>
            </w:pPr>
          </w:p>
        </w:tc>
        <w:tc>
          <w:tcPr>
            <w:tcW w:w="283" w:type="dxa"/>
            <w:tcBorders>
              <w:top w:val="nil"/>
              <w:left w:val="nil"/>
              <w:bottom w:val="nil"/>
              <w:right w:val="nil"/>
            </w:tcBorders>
            <w:shd w:val="clear" w:color="auto" w:fill="auto"/>
            <w:noWrap/>
            <w:vAlign w:val="bottom"/>
          </w:tcPr>
          <w:p w14:paraId="4E94BBB6"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single" w:sz="4" w:space="0" w:color="auto"/>
              <w:right w:val="nil"/>
            </w:tcBorders>
            <w:shd w:val="clear" w:color="auto" w:fill="auto"/>
            <w:noWrap/>
            <w:vAlign w:val="bottom"/>
          </w:tcPr>
          <w:p w14:paraId="3AF22343"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right w:val="nil"/>
            </w:tcBorders>
            <w:shd w:val="clear" w:color="auto" w:fill="auto"/>
            <w:noWrap/>
            <w:vAlign w:val="bottom"/>
          </w:tcPr>
          <w:p w14:paraId="763F9BA0"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single" w:sz="4" w:space="0" w:color="auto"/>
              <w:right w:val="nil"/>
            </w:tcBorders>
            <w:shd w:val="clear" w:color="auto" w:fill="auto"/>
            <w:noWrap/>
            <w:vAlign w:val="bottom"/>
          </w:tcPr>
          <w:p w14:paraId="0142449C"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right w:val="nil"/>
            </w:tcBorders>
            <w:shd w:val="clear" w:color="auto" w:fill="auto"/>
            <w:noWrap/>
            <w:vAlign w:val="bottom"/>
          </w:tcPr>
          <w:p w14:paraId="664ED555"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63" w:type="dxa"/>
            <w:tcBorders>
              <w:top w:val="nil"/>
              <w:left w:val="nil"/>
              <w:bottom w:val="single" w:sz="4" w:space="0" w:color="auto"/>
              <w:right w:val="nil"/>
            </w:tcBorders>
            <w:shd w:val="clear" w:color="auto" w:fill="auto"/>
            <w:noWrap/>
            <w:vAlign w:val="bottom"/>
          </w:tcPr>
          <w:p w14:paraId="795B14B7"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283" w:type="dxa"/>
            <w:tcBorders>
              <w:top w:val="nil"/>
              <w:left w:val="nil"/>
              <w:right w:val="nil"/>
            </w:tcBorders>
            <w:shd w:val="clear" w:color="auto" w:fill="auto"/>
            <w:noWrap/>
            <w:vAlign w:val="bottom"/>
          </w:tcPr>
          <w:p w14:paraId="363698EE" w14:textId="77777777" w:rsidR="00360C3B" w:rsidRPr="00FC0FD5" w:rsidRDefault="00360C3B" w:rsidP="006227EC">
            <w:pPr>
              <w:spacing w:after="0" w:line="240" w:lineRule="auto"/>
              <w:rPr>
                <w:rFonts w:ascii="Times New Roman" w:eastAsia="Times New Roman" w:hAnsi="Times New Roman" w:cs="Times New Roman"/>
                <w:lang w:eastAsia="en-AU"/>
              </w:rPr>
            </w:pPr>
          </w:p>
        </w:tc>
        <w:tc>
          <w:tcPr>
            <w:tcW w:w="375" w:type="dxa"/>
            <w:tcBorders>
              <w:top w:val="nil"/>
              <w:left w:val="nil"/>
              <w:bottom w:val="single" w:sz="4" w:space="0" w:color="auto"/>
              <w:right w:val="nil"/>
            </w:tcBorders>
            <w:shd w:val="clear" w:color="auto" w:fill="auto"/>
            <w:noWrap/>
            <w:vAlign w:val="bottom"/>
          </w:tcPr>
          <w:p w14:paraId="6795C464" w14:textId="77777777" w:rsidR="00360C3B" w:rsidRPr="00FC0FD5" w:rsidRDefault="00360C3B" w:rsidP="006227EC">
            <w:pPr>
              <w:spacing w:after="0" w:line="240" w:lineRule="auto"/>
              <w:rPr>
                <w:rFonts w:ascii="Times New Roman" w:eastAsia="Times New Roman" w:hAnsi="Times New Roman" w:cs="Times New Roman"/>
                <w:lang w:eastAsia="en-AU"/>
              </w:rPr>
            </w:pPr>
          </w:p>
        </w:tc>
      </w:tr>
      <w:tr w:rsidR="00FC0FD5" w:rsidRPr="00FC0FD5" w14:paraId="6BD7279C" w14:textId="77777777" w:rsidTr="00006CF4">
        <w:trPr>
          <w:trHeight w:val="360"/>
        </w:trPr>
        <w:tc>
          <w:tcPr>
            <w:tcW w:w="667" w:type="dxa"/>
            <w:tcBorders>
              <w:top w:val="nil"/>
              <w:left w:val="nil"/>
              <w:bottom w:val="nil"/>
              <w:right w:val="nil"/>
            </w:tcBorders>
            <w:shd w:val="clear" w:color="auto" w:fill="D9D9D9" w:themeFill="background1" w:themeFillShade="D9"/>
            <w:noWrap/>
            <w:vAlign w:val="center"/>
          </w:tcPr>
          <w:p w14:paraId="71D4E76F" w14:textId="5CB4F881" w:rsidR="0004627E" w:rsidRPr="00FC0FD5" w:rsidRDefault="00006CF4" w:rsidP="00006CF4">
            <w:pPr>
              <w:spacing w:after="0" w:line="240" w:lineRule="auto"/>
              <w:ind w:right="-150"/>
              <w:jc w:val="center"/>
              <w:rPr>
                <w:rFonts w:ascii="Times New Roman" w:eastAsia="Times New Roman" w:hAnsi="Times New Roman" w:cs="Times New Roman"/>
                <w:b/>
                <w:lang w:eastAsia="en-AU"/>
              </w:rPr>
            </w:pPr>
            <w:r>
              <w:rPr>
                <w:rFonts w:ascii="Times New Roman" w:eastAsia="Times New Roman" w:hAnsi="Times New Roman" w:cs="Times New Roman"/>
                <w:b/>
                <w:lang w:eastAsia="en-AU"/>
              </w:rPr>
              <w:t xml:space="preserve">   </w:t>
            </w:r>
            <w:r w:rsidR="0004627E" w:rsidRPr="00FC0FD5">
              <w:rPr>
                <w:rFonts w:ascii="Times New Roman" w:eastAsia="Times New Roman" w:hAnsi="Times New Roman" w:cs="Times New Roman"/>
                <w:b/>
                <w:lang w:eastAsia="en-AU"/>
              </w:rPr>
              <w:t>10</w:t>
            </w:r>
          </w:p>
        </w:tc>
        <w:tc>
          <w:tcPr>
            <w:tcW w:w="283" w:type="dxa"/>
            <w:tcBorders>
              <w:top w:val="nil"/>
              <w:left w:val="nil"/>
              <w:bottom w:val="nil"/>
              <w:right w:val="single" w:sz="4" w:space="0" w:color="auto"/>
            </w:tcBorders>
            <w:shd w:val="clear" w:color="auto" w:fill="auto"/>
            <w:noWrap/>
            <w:vAlign w:val="center"/>
          </w:tcPr>
          <w:p w14:paraId="0FBF88A9" w14:textId="77777777" w:rsidR="0004627E" w:rsidRPr="00FC0FD5" w:rsidRDefault="0004627E" w:rsidP="00006CF4">
            <w:pPr>
              <w:spacing w:after="0" w:line="240" w:lineRule="auto"/>
              <w:jc w:val="center"/>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EA6E45" w14:textId="5AE551AF" w:rsidR="0004627E" w:rsidRPr="00FC0FD5" w:rsidRDefault="0004627E" w:rsidP="0004627E">
            <w:pPr>
              <w:spacing w:after="0" w:line="240" w:lineRule="auto"/>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A</w:t>
            </w:r>
          </w:p>
        </w:tc>
        <w:tc>
          <w:tcPr>
            <w:tcW w:w="283" w:type="dxa"/>
            <w:tcBorders>
              <w:left w:val="single" w:sz="4" w:space="0" w:color="auto"/>
              <w:right w:val="single" w:sz="4" w:space="0" w:color="auto"/>
            </w:tcBorders>
            <w:shd w:val="clear" w:color="auto" w:fill="auto"/>
            <w:noWrap/>
            <w:vAlign w:val="center"/>
          </w:tcPr>
          <w:p w14:paraId="599533B8" w14:textId="77777777" w:rsidR="0004627E" w:rsidRPr="00FC0FD5" w:rsidRDefault="0004627E" w:rsidP="0004627E">
            <w:pPr>
              <w:spacing w:after="0" w:line="240" w:lineRule="auto"/>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EDEDD7" w14:textId="2A7B9266" w:rsidR="0004627E" w:rsidRPr="00FC0FD5" w:rsidRDefault="0004627E" w:rsidP="0004627E">
            <w:pPr>
              <w:spacing w:after="0" w:line="240" w:lineRule="auto"/>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B</w:t>
            </w:r>
          </w:p>
        </w:tc>
        <w:tc>
          <w:tcPr>
            <w:tcW w:w="283" w:type="dxa"/>
            <w:tcBorders>
              <w:left w:val="single" w:sz="4" w:space="0" w:color="auto"/>
              <w:right w:val="single" w:sz="4" w:space="0" w:color="auto"/>
            </w:tcBorders>
            <w:shd w:val="clear" w:color="auto" w:fill="auto"/>
            <w:noWrap/>
            <w:vAlign w:val="center"/>
          </w:tcPr>
          <w:p w14:paraId="01CA1C56" w14:textId="77777777" w:rsidR="0004627E" w:rsidRPr="00FC0FD5" w:rsidRDefault="0004627E" w:rsidP="0004627E">
            <w:pPr>
              <w:spacing w:after="0" w:line="240" w:lineRule="auto"/>
              <w:rPr>
                <w:rFonts w:ascii="Times New Roman" w:eastAsia="Times New Roman" w:hAnsi="Times New Roman" w:cs="Times New Roman"/>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ADD0CE" w14:textId="61AC1524" w:rsidR="0004627E" w:rsidRPr="00FC0FD5" w:rsidRDefault="0004627E" w:rsidP="0004627E">
            <w:pPr>
              <w:spacing w:after="0" w:line="240" w:lineRule="auto"/>
              <w:rPr>
                <w:rFonts w:ascii="Times New Roman" w:eastAsia="Times New Roman" w:hAnsi="Times New Roman" w:cs="Times New Roman"/>
                <w:lang w:eastAsia="en-AU"/>
              </w:rPr>
            </w:pPr>
            <w:r w:rsidRPr="00C630D7">
              <w:rPr>
                <w:rFonts w:ascii="Times New Roman" w:eastAsia="Times New Roman" w:hAnsi="Times New Roman" w:cs="Times New Roman"/>
                <w:highlight w:val="yellow"/>
                <w:lang w:eastAsia="en-AU"/>
                <w:rPrChange w:id="210" w:author="DIPLARIS, Martha" w:date="2020-06-04T12:37:00Z">
                  <w:rPr>
                    <w:rFonts w:ascii="Times New Roman" w:eastAsia="Times New Roman" w:hAnsi="Times New Roman" w:cs="Times New Roman"/>
                    <w:lang w:eastAsia="en-AU"/>
                  </w:rPr>
                </w:rPrChange>
              </w:rPr>
              <w:t>C</w:t>
            </w:r>
          </w:p>
        </w:tc>
        <w:tc>
          <w:tcPr>
            <w:tcW w:w="283" w:type="dxa"/>
            <w:tcBorders>
              <w:left w:val="single" w:sz="4" w:space="0" w:color="auto"/>
              <w:right w:val="single" w:sz="4" w:space="0" w:color="auto"/>
            </w:tcBorders>
            <w:shd w:val="clear" w:color="auto" w:fill="auto"/>
            <w:noWrap/>
            <w:vAlign w:val="center"/>
          </w:tcPr>
          <w:p w14:paraId="44304634" w14:textId="77777777" w:rsidR="0004627E" w:rsidRPr="00FC0FD5" w:rsidRDefault="0004627E" w:rsidP="0004627E">
            <w:pPr>
              <w:spacing w:after="0" w:line="240" w:lineRule="auto"/>
              <w:rPr>
                <w:rFonts w:ascii="Times New Roman" w:eastAsia="Times New Roman" w:hAnsi="Times New Roman" w:cs="Times New Roman"/>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0221CB" w14:textId="21B3E7DD" w:rsidR="0004627E" w:rsidRPr="00FC0FD5" w:rsidRDefault="0004627E" w:rsidP="0004627E">
            <w:pPr>
              <w:spacing w:after="0" w:line="240" w:lineRule="auto"/>
              <w:rPr>
                <w:rFonts w:ascii="Times New Roman" w:eastAsia="Times New Roman" w:hAnsi="Times New Roman" w:cs="Times New Roman"/>
                <w:lang w:eastAsia="en-AU"/>
              </w:rPr>
            </w:pPr>
            <w:r w:rsidRPr="00FC0FD5">
              <w:rPr>
                <w:rFonts w:ascii="Times New Roman" w:eastAsia="Times New Roman" w:hAnsi="Times New Roman" w:cs="Times New Roman"/>
                <w:lang w:eastAsia="en-AU"/>
              </w:rPr>
              <w:t>D</w:t>
            </w:r>
          </w:p>
        </w:tc>
      </w:tr>
      <w:tr w:rsidR="0004627E" w:rsidRPr="00E26272" w14:paraId="7C7959E0" w14:textId="77777777" w:rsidTr="0004627E">
        <w:trPr>
          <w:trHeight w:val="197"/>
        </w:trPr>
        <w:tc>
          <w:tcPr>
            <w:tcW w:w="667" w:type="dxa"/>
            <w:tcBorders>
              <w:top w:val="nil"/>
              <w:left w:val="nil"/>
              <w:bottom w:val="nil"/>
              <w:right w:val="nil"/>
            </w:tcBorders>
            <w:shd w:val="clear" w:color="auto" w:fill="D9D9D9" w:themeFill="background1" w:themeFillShade="D9"/>
            <w:noWrap/>
            <w:vAlign w:val="bottom"/>
          </w:tcPr>
          <w:p w14:paraId="5FC95B02" w14:textId="77777777" w:rsidR="0004627E" w:rsidRDefault="0004627E" w:rsidP="0004627E">
            <w:pPr>
              <w:spacing w:after="0" w:line="240" w:lineRule="auto"/>
              <w:ind w:right="-150"/>
              <w:rPr>
                <w:rFonts w:ascii="Times New Roman" w:eastAsia="Times New Roman" w:hAnsi="Times New Roman" w:cs="Times New Roman"/>
                <w:b/>
                <w:color w:val="FF0000"/>
                <w:lang w:eastAsia="en-AU"/>
              </w:rPr>
            </w:pPr>
          </w:p>
        </w:tc>
        <w:tc>
          <w:tcPr>
            <w:tcW w:w="283" w:type="dxa"/>
            <w:tcBorders>
              <w:top w:val="nil"/>
              <w:left w:val="nil"/>
              <w:bottom w:val="nil"/>
              <w:right w:val="nil"/>
            </w:tcBorders>
            <w:shd w:val="clear" w:color="auto" w:fill="auto"/>
            <w:noWrap/>
            <w:vAlign w:val="bottom"/>
          </w:tcPr>
          <w:p w14:paraId="4AB53A49" w14:textId="77777777" w:rsidR="0004627E" w:rsidRPr="00E26272" w:rsidRDefault="0004627E" w:rsidP="0004627E">
            <w:pPr>
              <w:spacing w:after="0" w:line="240" w:lineRule="auto"/>
              <w:rPr>
                <w:rFonts w:ascii="Times New Roman" w:eastAsia="Times New Roman" w:hAnsi="Times New Roman" w:cs="Times New Roman"/>
                <w:color w:val="FF0000"/>
                <w:lang w:eastAsia="en-AU"/>
              </w:rPr>
            </w:pPr>
          </w:p>
        </w:tc>
        <w:tc>
          <w:tcPr>
            <w:tcW w:w="375" w:type="dxa"/>
            <w:tcBorders>
              <w:top w:val="single" w:sz="4" w:space="0" w:color="auto"/>
              <w:left w:val="nil"/>
              <w:bottom w:val="nil"/>
              <w:right w:val="nil"/>
            </w:tcBorders>
            <w:shd w:val="clear" w:color="auto" w:fill="auto"/>
            <w:noWrap/>
            <w:vAlign w:val="bottom"/>
          </w:tcPr>
          <w:p w14:paraId="2589E534" w14:textId="77777777" w:rsidR="0004627E" w:rsidRPr="00E26272" w:rsidRDefault="0004627E" w:rsidP="0004627E">
            <w:pPr>
              <w:spacing w:after="0" w:line="240" w:lineRule="auto"/>
              <w:rPr>
                <w:rFonts w:ascii="Times New Roman" w:eastAsia="Times New Roman" w:hAnsi="Times New Roman" w:cs="Times New Roman"/>
                <w:color w:val="FF0000"/>
                <w:lang w:eastAsia="en-AU"/>
              </w:rPr>
            </w:pPr>
          </w:p>
        </w:tc>
        <w:tc>
          <w:tcPr>
            <w:tcW w:w="283" w:type="dxa"/>
            <w:tcBorders>
              <w:left w:val="nil"/>
              <w:bottom w:val="nil"/>
              <w:right w:val="nil"/>
            </w:tcBorders>
            <w:shd w:val="clear" w:color="auto" w:fill="auto"/>
            <w:noWrap/>
            <w:vAlign w:val="bottom"/>
          </w:tcPr>
          <w:p w14:paraId="362AB7D6" w14:textId="77777777" w:rsidR="0004627E" w:rsidRPr="00E26272" w:rsidRDefault="0004627E" w:rsidP="0004627E">
            <w:pPr>
              <w:spacing w:after="0" w:line="240" w:lineRule="auto"/>
              <w:rPr>
                <w:rFonts w:ascii="Times New Roman" w:eastAsia="Times New Roman" w:hAnsi="Times New Roman" w:cs="Times New Roman"/>
                <w:color w:val="FF0000"/>
                <w:lang w:eastAsia="en-AU"/>
              </w:rPr>
            </w:pPr>
          </w:p>
        </w:tc>
        <w:tc>
          <w:tcPr>
            <w:tcW w:w="363" w:type="dxa"/>
            <w:tcBorders>
              <w:top w:val="single" w:sz="4" w:space="0" w:color="auto"/>
              <w:left w:val="nil"/>
              <w:bottom w:val="nil"/>
              <w:right w:val="nil"/>
            </w:tcBorders>
            <w:shd w:val="clear" w:color="auto" w:fill="auto"/>
            <w:noWrap/>
            <w:vAlign w:val="bottom"/>
          </w:tcPr>
          <w:p w14:paraId="1FDB4C35" w14:textId="77777777" w:rsidR="0004627E" w:rsidRPr="00E26272" w:rsidRDefault="0004627E" w:rsidP="0004627E">
            <w:pPr>
              <w:spacing w:after="0" w:line="240" w:lineRule="auto"/>
              <w:rPr>
                <w:rFonts w:ascii="Times New Roman" w:eastAsia="Times New Roman" w:hAnsi="Times New Roman" w:cs="Times New Roman"/>
                <w:color w:val="FF0000"/>
                <w:lang w:eastAsia="en-AU"/>
              </w:rPr>
            </w:pPr>
          </w:p>
        </w:tc>
        <w:tc>
          <w:tcPr>
            <w:tcW w:w="283" w:type="dxa"/>
            <w:tcBorders>
              <w:left w:val="nil"/>
              <w:bottom w:val="nil"/>
              <w:right w:val="nil"/>
            </w:tcBorders>
            <w:shd w:val="clear" w:color="auto" w:fill="auto"/>
            <w:noWrap/>
            <w:vAlign w:val="bottom"/>
          </w:tcPr>
          <w:p w14:paraId="3B076153" w14:textId="77777777" w:rsidR="0004627E" w:rsidRPr="00E26272" w:rsidRDefault="0004627E" w:rsidP="0004627E">
            <w:pPr>
              <w:spacing w:after="0" w:line="240" w:lineRule="auto"/>
              <w:rPr>
                <w:rFonts w:ascii="Times New Roman" w:eastAsia="Times New Roman" w:hAnsi="Times New Roman" w:cs="Times New Roman"/>
                <w:color w:val="FF0000"/>
                <w:lang w:eastAsia="en-AU"/>
              </w:rPr>
            </w:pPr>
          </w:p>
        </w:tc>
        <w:tc>
          <w:tcPr>
            <w:tcW w:w="363" w:type="dxa"/>
            <w:tcBorders>
              <w:top w:val="single" w:sz="4" w:space="0" w:color="auto"/>
              <w:left w:val="nil"/>
              <w:bottom w:val="nil"/>
              <w:right w:val="nil"/>
            </w:tcBorders>
            <w:shd w:val="clear" w:color="auto" w:fill="auto"/>
            <w:noWrap/>
            <w:vAlign w:val="bottom"/>
          </w:tcPr>
          <w:p w14:paraId="252D7F5A" w14:textId="77777777" w:rsidR="0004627E" w:rsidRPr="00E26272" w:rsidRDefault="0004627E" w:rsidP="0004627E">
            <w:pPr>
              <w:spacing w:after="0" w:line="240" w:lineRule="auto"/>
              <w:rPr>
                <w:rFonts w:ascii="Times New Roman" w:eastAsia="Times New Roman" w:hAnsi="Times New Roman" w:cs="Times New Roman"/>
                <w:color w:val="FF0000"/>
                <w:lang w:eastAsia="en-AU"/>
              </w:rPr>
            </w:pPr>
          </w:p>
        </w:tc>
        <w:tc>
          <w:tcPr>
            <w:tcW w:w="283" w:type="dxa"/>
            <w:tcBorders>
              <w:left w:val="nil"/>
              <w:bottom w:val="nil"/>
              <w:right w:val="nil"/>
            </w:tcBorders>
            <w:shd w:val="clear" w:color="auto" w:fill="auto"/>
            <w:noWrap/>
            <w:vAlign w:val="bottom"/>
          </w:tcPr>
          <w:p w14:paraId="5D7B5D23" w14:textId="77777777" w:rsidR="0004627E" w:rsidRPr="00E26272" w:rsidRDefault="0004627E" w:rsidP="0004627E">
            <w:pPr>
              <w:spacing w:after="0" w:line="240" w:lineRule="auto"/>
              <w:rPr>
                <w:rFonts w:ascii="Times New Roman" w:eastAsia="Times New Roman" w:hAnsi="Times New Roman" w:cs="Times New Roman"/>
                <w:color w:val="FF0000"/>
                <w:lang w:eastAsia="en-AU"/>
              </w:rPr>
            </w:pPr>
          </w:p>
        </w:tc>
        <w:tc>
          <w:tcPr>
            <w:tcW w:w="375" w:type="dxa"/>
            <w:tcBorders>
              <w:top w:val="single" w:sz="4" w:space="0" w:color="auto"/>
              <w:left w:val="nil"/>
              <w:bottom w:val="nil"/>
              <w:right w:val="nil"/>
            </w:tcBorders>
            <w:shd w:val="clear" w:color="auto" w:fill="auto"/>
            <w:noWrap/>
            <w:vAlign w:val="bottom"/>
          </w:tcPr>
          <w:p w14:paraId="60B0DF74" w14:textId="77777777" w:rsidR="0004627E" w:rsidRPr="00E26272" w:rsidRDefault="0004627E" w:rsidP="0004627E">
            <w:pPr>
              <w:spacing w:after="0" w:line="240" w:lineRule="auto"/>
              <w:rPr>
                <w:rFonts w:ascii="Times New Roman" w:eastAsia="Times New Roman" w:hAnsi="Times New Roman" w:cs="Times New Roman"/>
                <w:color w:val="FF0000"/>
                <w:lang w:eastAsia="en-AU"/>
              </w:rPr>
            </w:pPr>
          </w:p>
        </w:tc>
      </w:tr>
    </w:tbl>
    <w:p w14:paraId="26563237" w14:textId="016B2EB3" w:rsidR="004A75CA" w:rsidRPr="00E26272" w:rsidRDefault="004A75CA" w:rsidP="006747BD">
      <w:pPr>
        <w:spacing w:after="0" w:line="240" w:lineRule="auto"/>
        <w:rPr>
          <w:rFonts w:ascii="Times New Roman" w:eastAsia="MS Mincho" w:hAnsi="Times New Roman" w:cs="Times New Roman"/>
          <w:color w:val="FF0000"/>
        </w:rPr>
      </w:pPr>
    </w:p>
    <w:p w14:paraId="07EB30BE" w14:textId="60084A88" w:rsidR="004A75CA" w:rsidRPr="00E26272" w:rsidRDefault="004A75CA" w:rsidP="006747BD">
      <w:pPr>
        <w:spacing w:after="0" w:line="240" w:lineRule="auto"/>
        <w:rPr>
          <w:rFonts w:ascii="Times New Roman" w:eastAsia="MS Mincho" w:hAnsi="Times New Roman" w:cs="Times New Roman"/>
          <w:color w:val="FF0000"/>
        </w:rPr>
      </w:pPr>
    </w:p>
    <w:p w14:paraId="39203C7E" w14:textId="77777777" w:rsidR="004A75CA" w:rsidRPr="00E26272" w:rsidRDefault="004A75CA" w:rsidP="006747BD">
      <w:pPr>
        <w:spacing w:after="0" w:line="240" w:lineRule="auto"/>
        <w:rPr>
          <w:rFonts w:ascii="Times New Roman" w:eastAsia="MS Mincho" w:hAnsi="Times New Roman" w:cs="Times New Roman"/>
          <w:color w:val="FF0000"/>
        </w:rPr>
      </w:pPr>
    </w:p>
    <w:p w14:paraId="259FD6A8" w14:textId="4A2E751C" w:rsidR="006747BD" w:rsidRPr="00E26272" w:rsidRDefault="006747BD" w:rsidP="006747BD">
      <w:pPr>
        <w:spacing w:after="0" w:line="240" w:lineRule="auto"/>
        <w:rPr>
          <w:rFonts w:ascii="Times New Roman" w:eastAsia="MS Mincho" w:hAnsi="Times New Roman" w:cs="Times New Roman"/>
          <w:color w:val="FF0000"/>
        </w:rPr>
      </w:pPr>
    </w:p>
    <w:p w14:paraId="734F7EFF" w14:textId="4D924729" w:rsidR="00360C3B" w:rsidRPr="00E26272" w:rsidRDefault="00360C3B" w:rsidP="006747BD">
      <w:pPr>
        <w:spacing w:after="0" w:line="240" w:lineRule="auto"/>
        <w:rPr>
          <w:rFonts w:ascii="Times New Roman" w:eastAsia="MS Mincho" w:hAnsi="Times New Roman" w:cs="Times New Roman"/>
          <w:color w:val="FF0000"/>
        </w:rPr>
      </w:pPr>
    </w:p>
    <w:p w14:paraId="7FC0DBB6" w14:textId="7D91EB4E" w:rsidR="00360C3B" w:rsidRPr="00E26272" w:rsidRDefault="00360C3B" w:rsidP="006747BD">
      <w:pPr>
        <w:spacing w:after="0" w:line="240" w:lineRule="auto"/>
        <w:rPr>
          <w:rFonts w:ascii="Times New Roman" w:eastAsia="MS Mincho" w:hAnsi="Times New Roman" w:cs="Times New Roman"/>
          <w:color w:val="FF0000"/>
        </w:rPr>
      </w:pPr>
    </w:p>
    <w:p w14:paraId="61FD0A37" w14:textId="3EEDF916" w:rsidR="00360C3B" w:rsidRPr="00E26272" w:rsidRDefault="00360C3B" w:rsidP="006747BD">
      <w:pPr>
        <w:spacing w:after="0" w:line="240" w:lineRule="auto"/>
        <w:rPr>
          <w:rFonts w:ascii="Times New Roman" w:eastAsia="MS Mincho" w:hAnsi="Times New Roman" w:cs="Times New Roman"/>
          <w:color w:val="FF0000"/>
        </w:rPr>
      </w:pPr>
    </w:p>
    <w:p w14:paraId="4A79997B" w14:textId="6DE0061F" w:rsidR="00360C3B" w:rsidRPr="00E26272" w:rsidRDefault="00360C3B" w:rsidP="006747BD">
      <w:pPr>
        <w:spacing w:after="0" w:line="240" w:lineRule="auto"/>
        <w:rPr>
          <w:rFonts w:ascii="Times New Roman" w:eastAsia="MS Mincho" w:hAnsi="Times New Roman" w:cs="Times New Roman"/>
          <w:color w:val="FF0000"/>
        </w:rPr>
      </w:pPr>
    </w:p>
    <w:p w14:paraId="4657B917" w14:textId="250FFC3D" w:rsidR="00360C3B" w:rsidRPr="00E26272" w:rsidRDefault="00360C3B" w:rsidP="006747BD">
      <w:pPr>
        <w:spacing w:after="0" w:line="240" w:lineRule="auto"/>
        <w:rPr>
          <w:rFonts w:ascii="Times New Roman" w:eastAsia="MS Mincho" w:hAnsi="Times New Roman" w:cs="Times New Roman"/>
          <w:color w:val="FF0000"/>
        </w:rPr>
      </w:pPr>
    </w:p>
    <w:p w14:paraId="714C6608" w14:textId="4B3A3223" w:rsidR="00360C3B" w:rsidRPr="00E26272" w:rsidRDefault="00360C3B" w:rsidP="006747BD">
      <w:pPr>
        <w:spacing w:after="0" w:line="240" w:lineRule="auto"/>
        <w:rPr>
          <w:rFonts w:ascii="Times New Roman" w:eastAsia="MS Mincho" w:hAnsi="Times New Roman" w:cs="Times New Roman"/>
          <w:color w:val="FF0000"/>
        </w:rPr>
      </w:pPr>
    </w:p>
    <w:p w14:paraId="12A24DCC" w14:textId="0155B3A2" w:rsidR="00360C3B" w:rsidRPr="00E26272" w:rsidRDefault="00360C3B" w:rsidP="006747BD">
      <w:pPr>
        <w:spacing w:after="0" w:line="240" w:lineRule="auto"/>
        <w:rPr>
          <w:rFonts w:ascii="Times New Roman" w:eastAsia="MS Mincho" w:hAnsi="Times New Roman" w:cs="Times New Roman"/>
          <w:color w:val="FF0000"/>
        </w:rPr>
      </w:pPr>
    </w:p>
    <w:p w14:paraId="4FD8F4BD" w14:textId="0FBABB84" w:rsidR="00360C3B" w:rsidRPr="00E26272" w:rsidRDefault="00360C3B" w:rsidP="006747BD">
      <w:pPr>
        <w:spacing w:after="0" w:line="240" w:lineRule="auto"/>
        <w:rPr>
          <w:rFonts w:ascii="Times New Roman" w:eastAsia="MS Mincho" w:hAnsi="Times New Roman" w:cs="Times New Roman"/>
          <w:color w:val="FF0000"/>
        </w:rPr>
      </w:pPr>
    </w:p>
    <w:p w14:paraId="09B87D04" w14:textId="4465D1D3" w:rsidR="00360C3B" w:rsidRPr="00E26272" w:rsidRDefault="00360C3B" w:rsidP="006747BD">
      <w:pPr>
        <w:spacing w:after="0" w:line="240" w:lineRule="auto"/>
        <w:rPr>
          <w:rFonts w:ascii="Times New Roman" w:eastAsia="MS Mincho" w:hAnsi="Times New Roman" w:cs="Times New Roman"/>
          <w:color w:val="FF0000"/>
        </w:rPr>
      </w:pPr>
    </w:p>
    <w:p w14:paraId="112F71EF" w14:textId="74905C9C" w:rsidR="00360C3B" w:rsidRPr="00E26272" w:rsidRDefault="00360C3B" w:rsidP="006747BD">
      <w:pPr>
        <w:spacing w:after="0" w:line="240" w:lineRule="auto"/>
        <w:rPr>
          <w:rFonts w:ascii="Times New Roman" w:eastAsia="MS Mincho" w:hAnsi="Times New Roman" w:cs="Times New Roman"/>
          <w:color w:val="FF0000"/>
        </w:rPr>
      </w:pPr>
    </w:p>
    <w:p w14:paraId="613DC215" w14:textId="16CD5D0B" w:rsidR="00360C3B" w:rsidRPr="00E26272" w:rsidRDefault="00360C3B" w:rsidP="006747BD">
      <w:pPr>
        <w:spacing w:after="0" w:line="240" w:lineRule="auto"/>
        <w:rPr>
          <w:rFonts w:ascii="Times New Roman" w:eastAsia="MS Mincho" w:hAnsi="Times New Roman" w:cs="Times New Roman"/>
          <w:color w:val="FF0000"/>
        </w:rPr>
      </w:pPr>
    </w:p>
    <w:p w14:paraId="5F772D7C" w14:textId="65EB6BA4" w:rsidR="00360C3B" w:rsidRPr="00E26272" w:rsidRDefault="00360C3B" w:rsidP="006747BD">
      <w:pPr>
        <w:spacing w:after="0" w:line="240" w:lineRule="auto"/>
        <w:rPr>
          <w:rFonts w:ascii="Times New Roman" w:eastAsia="MS Mincho" w:hAnsi="Times New Roman" w:cs="Times New Roman"/>
          <w:color w:val="FF0000"/>
        </w:rPr>
      </w:pPr>
    </w:p>
    <w:p w14:paraId="138D655F" w14:textId="3041071B" w:rsidR="00360C3B" w:rsidRPr="00E26272" w:rsidRDefault="00360C3B" w:rsidP="006747BD">
      <w:pPr>
        <w:spacing w:after="0" w:line="240" w:lineRule="auto"/>
        <w:rPr>
          <w:rFonts w:ascii="Times New Roman" w:eastAsia="MS Mincho" w:hAnsi="Times New Roman" w:cs="Times New Roman"/>
          <w:color w:val="FF0000"/>
        </w:rPr>
      </w:pPr>
    </w:p>
    <w:p w14:paraId="49BA64A9" w14:textId="49A4BD3F" w:rsidR="00360C3B" w:rsidRPr="00E26272" w:rsidRDefault="00360C3B" w:rsidP="006747BD">
      <w:pPr>
        <w:spacing w:after="0" w:line="240" w:lineRule="auto"/>
        <w:rPr>
          <w:rFonts w:ascii="Times New Roman" w:eastAsia="MS Mincho" w:hAnsi="Times New Roman" w:cs="Times New Roman"/>
          <w:color w:val="FF0000"/>
        </w:rPr>
      </w:pPr>
    </w:p>
    <w:p w14:paraId="4FFCFC1E" w14:textId="4BFF3BD1" w:rsidR="00360C3B" w:rsidRPr="00E26272" w:rsidRDefault="00360C3B" w:rsidP="006747BD">
      <w:pPr>
        <w:spacing w:after="0" w:line="240" w:lineRule="auto"/>
        <w:rPr>
          <w:rFonts w:ascii="Times New Roman" w:eastAsia="MS Mincho" w:hAnsi="Times New Roman" w:cs="Times New Roman"/>
          <w:color w:val="FF0000"/>
        </w:rPr>
      </w:pPr>
    </w:p>
    <w:p w14:paraId="19A6A0B0" w14:textId="0E9C5FF1" w:rsidR="00360C3B" w:rsidRPr="00E26272" w:rsidRDefault="00360C3B" w:rsidP="006747BD">
      <w:pPr>
        <w:spacing w:after="0" w:line="240" w:lineRule="auto"/>
        <w:rPr>
          <w:rFonts w:ascii="Times New Roman" w:eastAsia="MS Mincho" w:hAnsi="Times New Roman" w:cs="Times New Roman"/>
          <w:color w:val="FF0000"/>
        </w:rPr>
      </w:pPr>
    </w:p>
    <w:p w14:paraId="201948B7" w14:textId="6E47E84E" w:rsidR="00360C3B" w:rsidRPr="00E26272" w:rsidRDefault="00360C3B" w:rsidP="006747BD">
      <w:pPr>
        <w:spacing w:after="0" w:line="240" w:lineRule="auto"/>
        <w:rPr>
          <w:rFonts w:ascii="Times New Roman" w:eastAsia="MS Mincho" w:hAnsi="Times New Roman" w:cs="Times New Roman"/>
          <w:color w:val="FF0000"/>
        </w:rPr>
      </w:pPr>
    </w:p>
    <w:p w14:paraId="57A7E6C7" w14:textId="77777777" w:rsidR="00360C3B" w:rsidRPr="00E26272" w:rsidRDefault="00360C3B" w:rsidP="006747BD">
      <w:pPr>
        <w:spacing w:after="0" w:line="240" w:lineRule="auto"/>
        <w:rPr>
          <w:rFonts w:ascii="Times New Roman" w:eastAsia="MS Mincho" w:hAnsi="Times New Roman" w:cs="Times New Roman"/>
          <w:color w:val="FF0000"/>
        </w:rPr>
      </w:pPr>
    </w:p>
    <w:p w14:paraId="7FFAA5FF" w14:textId="48FC30AF" w:rsidR="006747BD" w:rsidRPr="00E26272" w:rsidRDefault="006747BD">
      <w:pPr>
        <w:rPr>
          <w:rFonts w:ascii="Times New Roman" w:eastAsia="MS Mincho" w:hAnsi="Times New Roman" w:cs="Times New Roman"/>
          <w:color w:val="FF0000"/>
        </w:rPr>
      </w:pPr>
      <w:r w:rsidRPr="00E26272">
        <w:rPr>
          <w:rFonts w:ascii="Times New Roman" w:eastAsia="MS Mincho" w:hAnsi="Times New Roman" w:cs="Times New Roman"/>
          <w:color w:val="FF0000"/>
        </w:rPr>
        <w:br w:type="page"/>
      </w:r>
    </w:p>
    <w:p w14:paraId="538E5628" w14:textId="5BBD0D89" w:rsidR="006747BD" w:rsidRPr="004D54FA" w:rsidRDefault="00CF0E6D" w:rsidP="006747BD">
      <w:pPr>
        <w:keepNext/>
        <w:keepLines/>
        <w:spacing w:before="200" w:after="0" w:line="240" w:lineRule="auto"/>
        <w:outlineLvl w:val="4"/>
        <w:rPr>
          <w:rFonts w:ascii="Times New Roman" w:eastAsia="MS Gothic" w:hAnsi="Times New Roman" w:cs="Times New Roman"/>
          <w:b/>
          <w:color w:val="000000" w:themeColor="text1"/>
        </w:rPr>
      </w:pPr>
      <w:r>
        <w:rPr>
          <w:rFonts w:ascii="Times New Roman" w:eastAsia="MS Gothic" w:hAnsi="Times New Roman" w:cs="Times New Roman"/>
          <w:b/>
          <w:color w:val="000000" w:themeColor="text1"/>
        </w:rPr>
        <w:lastRenderedPageBreak/>
        <w:t>SECTION B</w:t>
      </w:r>
      <w:r w:rsidR="00FF4B5B" w:rsidRPr="004D54FA">
        <w:rPr>
          <w:rFonts w:ascii="Times New Roman" w:eastAsia="MS Gothic" w:hAnsi="Times New Roman" w:cs="Times New Roman"/>
          <w:b/>
          <w:color w:val="000000" w:themeColor="text1"/>
        </w:rPr>
        <w:t xml:space="preserve"> Test Short Answer Questions</w:t>
      </w:r>
    </w:p>
    <w:p w14:paraId="168C2A4E" w14:textId="77777777" w:rsidR="006747BD" w:rsidRPr="004D54FA" w:rsidRDefault="006747BD" w:rsidP="006747BD">
      <w:pPr>
        <w:spacing w:after="0" w:line="240" w:lineRule="auto"/>
        <w:rPr>
          <w:rFonts w:ascii="Times New Roman" w:eastAsia="MS Mincho" w:hAnsi="Times New Roman" w:cs="Times New Roman"/>
          <w:color w:val="000000" w:themeColor="text1"/>
        </w:rPr>
      </w:pPr>
    </w:p>
    <w:tbl>
      <w:tblPr>
        <w:tblStyle w:val="TableGrid1"/>
        <w:tblW w:w="10060" w:type="dxa"/>
        <w:tblLook w:val="04A0" w:firstRow="1" w:lastRow="0" w:firstColumn="1" w:lastColumn="0" w:noHBand="0" w:noVBand="1"/>
      </w:tblPr>
      <w:tblGrid>
        <w:gridCol w:w="10060"/>
      </w:tblGrid>
      <w:tr w:rsidR="006747BD" w:rsidRPr="004D54FA" w14:paraId="531F01BE" w14:textId="77777777" w:rsidTr="009D43FF">
        <w:trPr>
          <w:trHeight w:val="2374"/>
        </w:trPr>
        <w:tc>
          <w:tcPr>
            <w:tcW w:w="10060" w:type="dxa"/>
            <w:tcMar>
              <w:top w:w="85" w:type="dxa"/>
              <w:bottom w:w="85" w:type="dxa"/>
            </w:tcMar>
          </w:tcPr>
          <w:p w14:paraId="1A3FA9C9" w14:textId="08FA393C" w:rsidR="006747BD" w:rsidRPr="004D54FA" w:rsidRDefault="00CF0E6D" w:rsidP="006747BD">
            <w:pPr>
              <w:autoSpaceDE w:val="0"/>
              <w:autoSpaceDN w:val="0"/>
              <w:adjustRightInd w:val="0"/>
              <w:spacing w:after="120"/>
              <w:jc w:val="center"/>
              <w:outlineLvl w:val="2"/>
              <w:rPr>
                <w:rFonts w:ascii="Times New Roman" w:eastAsia="Cambria" w:hAnsi="Times New Roman" w:cs="Times New Roman"/>
                <w:b/>
                <w:bCs/>
                <w:color w:val="000000" w:themeColor="text1"/>
                <w:sz w:val="22"/>
                <w:szCs w:val="22"/>
              </w:rPr>
            </w:pPr>
            <w:r>
              <w:rPr>
                <w:rFonts w:ascii="Times New Roman" w:eastAsia="Cambria" w:hAnsi="Times New Roman" w:cs="Times New Roman"/>
                <w:b/>
                <w:bCs/>
                <w:color w:val="000000" w:themeColor="text1"/>
              </w:rPr>
              <w:t>Instructions for Section B</w:t>
            </w:r>
          </w:p>
          <w:p w14:paraId="17614762" w14:textId="77777777" w:rsidR="006747BD" w:rsidRPr="004D54FA" w:rsidRDefault="006747BD" w:rsidP="006747BD">
            <w:pPr>
              <w:autoSpaceDE w:val="0"/>
              <w:autoSpaceDN w:val="0"/>
              <w:adjustRightInd w:val="0"/>
              <w:rPr>
                <w:rFonts w:ascii="Times New Roman" w:hAnsi="Times New Roman" w:cs="Times New Roman"/>
                <w:color w:val="000000" w:themeColor="text1"/>
                <w:sz w:val="22"/>
                <w:szCs w:val="22"/>
              </w:rPr>
            </w:pPr>
            <w:r w:rsidRPr="004D54FA">
              <w:rPr>
                <w:rFonts w:ascii="Times New Roman" w:hAnsi="Times New Roman" w:cs="Times New Roman"/>
                <w:color w:val="000000" w:themeColor="text1"/>
              </w:rPr>
              <w:t xml:space="preserve">Answer </w:t>
            </w:r>
            <w:r w:rsidRPr="004D54FA">
              <w:rPr>
                <w:rFonts w:ascii="Times New Roman" w:hAnsi="Times New Roman" w:cs="Times New Roman"/>
                <w:b/>
                <w:color w:val="000000" w:themeColor="text1"/>
              </w:rPr>
              <w:t>all</w:t>
            </w:r>
            <w:r w:rsidRPr="004D54FA">
              <w:rPr>
                <w:rFonts w:ascii="Times New Roman" w:hAnsi="Times New Roman" w:cs="Times New Roman"/>
                <w:color w:val="000000" w:themeColor="text1"/>
              </w:rPr>
              <w:t xml:space="preserve"> questions in the spaces provided. Write using black or blue pen.</w:t>
            </w:r>
          </w:p>
          <w:p w14:paraId="09FC3965" w14:textId="77777777" w:rsidR="006747BD" w:rsidRPr="004D54FA" w:rsidRDefault="006747BD" w:rsidP="006747BD">
            <w:pPr>
              <w:autoSpaceDE w:val="0"/>
              <w:autoSpaceDN w:val="0"/>
              <w:adjustRightInd w:val="0"/>
              <w:rPr>
                <w:rFonts w:ascii="Times New Roman" w:hAnsi="Times New Roman" w:cs="Times New Roman"/>
                <w:color w:val="000000" w:themeColor="text1"/>
                <w:sz w:val="22"/>
                <w:szCs w:val="22"/>
              </w:rPr>
            </w:pPr>
            <w:r w:rsidRPr="004D54FA">
              <w:rPr>
                <w:rFonts w:ascii="Times New Roman" w:hAnsi="Times New Roman" w:cs="Times New Roman"/>
                <w:color w:val="000000" w:themeColor="text1"/>
              </w:rPr>
              <w:t>To obtain full marks for your responses you should:</w:t>
            </w:r>
          </w:p>
          <w:p w14:paraId="2C329369" w14:textId="77777777" w:rsidR="006747BD" w:rsidRPr="004D54FA" w:rsidRDefault="006747BD" w:rsidP="00A54EC9">
            <w:pPr>
              <w:numPr>
                <w:ilvl w:val="0"/>
                <w:numId w:val="5"/>
              </w:numPr>
              <w:autoSpaceDE w:val="0"/>
              <w:autoSpaceDN w:val="0"/>
              <w:adjustRightInd w:val="0"/>
              <w:rPr>
                <w:rFonts w:ascii="Times New Roman" w:hAnsi="Times New Roman" w:cs="Times New Roman"/>
                <w:color w:val="000000" w:themeColor="text1"/>
                <w:sz w:val="22"/>
                <w:szCs w:val="22"/>
              </w:rPr>
            </w:pPr>
            <w:r w:rsidRPr="004D54FA">
              <w:rPr>
                <w:rFonts w:ascii="Times New Roman" w:hAnsi="Times New Roman" w:cs="Times New Roman"/>
                <w:color w:val="000000" w:themeColor="text1"/>
              </w:rPr>
              <w:t>Give simplified answers with an appropriate number of significant figures to all numerical questions; un-simplified answers will not be given full marks.</w:t>
            </w:r>
          </w:p>
          <w:p w14:paraId="2B4DF412" w14:textId="77777777" w:rsidR="006747BD" w:rsidRPr="004D54FA" w:rsidRDefault="006747BD" w:rsidP="00A54EC9">
            <w:pPr>
              <w:numPr>
                <w:ilvl w:val="0"/>
                <w:numId w:val="5"/>
              </w:numPr>
              <w:autoSpaceDE w:val="0"/>
              <w:autoSpaceDN w:val="0"/>
              <w:adjustRightInd w:val="0"/>
              <w:rPr>
                <w:rFonts w:ascii="Times New Roman" w:hAnsi="Times New Roman" w:cs="Times New Roman"/>
                <w:color w:val="000000" w:themeColor="text1"/>
                <w:sz w:val="22"/>
                <w:szCs w:val="22"/>
              </w:rPr>
            </w:pPr>
            <w:r w:rsidRPr="004D54FA">
              <w:rPr>
                <w:rFonts w:ascii="Times New Roman" w:hAnsi="Times New Roman" w:cs="Times New Roman"/>
                <w:color w:val="000000" w:themeColor="text1"/>
              </w:rPr>
              <w:t>Show all working in your answers to numerical questions.  No marks will be given for an incorrect answer unless it is accompanied by details of the working.</w:t>
            </w:r>
          </w:p>
          <w:p w14:paraId="6899109B" w14:textId="5D75E2BA" w:rsidR="006747BD" w:rsidRPr="004D54FA" w:rsidRDefault="006747BD" w:rsidP="00A54EC9">
            <w:pPr>
              <w:numPr>
                <w:ilvl w:val="0"/>
                <w:numId w:val="5"/>
              </w:numPr>
              <w:autoSpaceDE w:val="0"/>
              <w:autoSpaceDN w:val="0"/>
              <w:adjustRightInd w:val="0"/>
              <w:rPr>
                <w:rFonts w:ascii="Times New Roman" w:hAnsi="Times New Roman" w:cs="Times New Roman"/>
                <w:color w:val="000000" w:themeColor="text1"/>
              </w:rPr>
            </w:pPr>
            <w:r w:rsidRPr="004D54FA">
              <w:rPr>
                <w:rFonts w:ascii="Times New Roman" w:hAnsi="Times New Roman" w:cs="Times New Roman"/>
                <w:color w:val="000000" w:themeColor="text1"/>
              </w:rPr>
              <w:t>Make sure chemical equations are balanced and that the formulas for individual substances include an indication of state; for example, H</w:t>
            </w:r>
            <w:r w:rsidRPr="004D54FA">
              <w:rPr>
                <w:rFonts w:ascii="Times New Roman" w:hAnsi="Times New Roman" w:cs="Times New Roman"/>
                <w:color w:val="000000" w:themeColor="text1"/>
                <w:vertAlign w:val="subscript"/>
              </w:rPr>
              <w:t>2</w:t>
            </w:r>
            <w:r w:rsidRPr="004D54FA">
              <w:rPr>
                <w:rFonts w:ascii="Times New Roman" w:hAnsi="Times New Roman" w:cs="Times New Roman"/>
                <w:color w:val="000000" w:themeColor="text1"/>
              </w:rPr>
              <w:t>(g)</w:t>
            </w:r>
            <w:r w:rsidRPr="004D54FA">
              <w:rPr>
                <w:rFonts w:ascii="Times New Roman" w:hAnsi="Times New Roman" w:cs="Times New Roman"/>
                <w:color w:val="000000" w:themeColor="text1"/>
                <w:vertAlign w:val="subscript"/>
              </w:rPr>
              <w:t xml:space="preserve">; </w:t>
            </w:r>
            <w:r w:rsidRPr="004D54FA">
              <w:rPr>
                <w:rFonts w:ascii="Times New Roman" w:hAnsi="Times New Roman" w:cs="Times New Roman"/>
                <w:color w:val="000000" w:themeColor="text1"/>
              </w:rPr>
              <w:t>NaCl(s)</w:t>
            </w:r>
          </w:p>
        </w:tc>
      </w:tr>
    </w:tbl>
    <w:p w14:paraId="0A8C3792" w14:textId="134C12DC" w:rsidR="00277660" w:rsidRDefault="00277660" w:rsidP="005B29D5">
      <w:pPr>
        <w:spacing w:after="120" w:line="240" w:lineRule="auto"/>
        <w:rPr>
          <w:rFonts w:ascii="Times New Roman" w:eastAsia="MS Mincho" w:hAnsi="Times New Roman" w:cs="Times New Roman"/>
          <w:b/>
          <w:color w:val="FF0000"/>
        </w:rPr>
      </w:pPr>
    </w:p>
    <w:p w14:paraId="6FD14A7D" w14:textId="68A3708F" w:rsidR="00277660" w:rsidRPr="00E800B7" w:rsidRDefault="00277660" w:rsidP="005B29D5">
      <w:pPr>
        <w:spacing w:after="120" w:line="240" w:lineRule="auto"/>
        <w:rPr>
          <w:rFonts w:ascii="Times New Roman" w:eastAsia="MS Mincho" w:hAnsi="Times New Roman" w:cs="Times New Roman"/>
          <w:b/>
          <w:color w:val="000000" w:themeColor="text1"/>
        </w:rPr>
      </w:pPr>
      <w:r w:rsidRPr="004D54FA">
        <w:rPr>
          <w:rFonts w:ascii="Times New Roman" w:eastAsia="MS Mincho" w:hAnsi="Times New Roman" w:cs="Times New Roman"/>
          <w:b/>
          <w:color w:val="000000" w:themeColor="text1"/>
        </w:rPr>
        <w:t>Question 1</w:t>
      </w:r>
      <w:r w:rsidR="004D54FA">
        <w:rPr>
          <w:rFonts w:ascii="Times New Roman" w:eastAsia="MS Mincho" w:hAnsi="Times New Roman" w:cs="Times New Roman"/>
          <w:b/>
          <w:color w:val="000000" w:themeColor="text1"/>
        </w:rPr>
        <w:t xml:space="preserve">     (4 marks)</w:t>
      </w:r>
    </w:p>
    <w:p w14:paraId="1F222A54" w14:textId="142354F3" w:rsidR="00277660" w:rsidRPr="00033E49" w:rsidRDefault="00277660" w:rsidP="005B29D5">
      <w:pPr>
        <w:spacing w:after="120" w:line="240" w:lineRule="auto"/>
        <w:rPr>
          <w:rFonts w:ascii="Times New Roman" w:hAnsi="Times New Roman" w:cs="Times New Roman"/>
        </w:rPr>
      </w:pPr>
      <w:r w:rsidRPr="00033E49">
        <w:rPr>
          <w:rFonts w:ascii="Times New Roman" w:hAnsi="Times New Roman" w:cs="Times New Roman"/>
        </w:rPr>
        <w:t>For the f</w:t>
      </w:r>
      <w:r w:rsidR="0058422A">
        <w:rPr>
          <w:rFonts w:ascii="Times New Roman" w:hAnsi="Times New Roman" w:cs="Times New Roman"/>
        </w:rPr>
        <w:t>ollowing reaction, write how</w:t>
      </w:r>
      <w:r w:rsidRPr="00033E49">
        <w:rPr>
          <w:rFonts w:ascii="Times New Roman" w:hAnsi="Times New Roman" w:cs="Times New Roman"/>
        </w:rPr>
        <w:t xml:space="preserve"> each of the changes will affect the indicated quantity, assuming a container of fixed size. </w:t>
      </w:r>
    </w:p>
    <w:p w14:paraId="039A5369" w14:textId="7C1079EB" w:rsidR="00277660" w:rsidRPr="00033E49" w:rsidRDefault="00277660" w:rsidP="005B29D5">
      <w:pPr>
        <w:spacing w:after="120" w:line="240" w:lineRule="auto"/>
        <w:rPr>
          <w:rFonts w:ascii="Times New Roman" w:hAnsi="Times New Roman" w:cs="Times New Roman"/>
        </w:rPr>
      </w:pPr>
      <w:r w:rsidRPr="00033E49">
        <w:rPr>
          <w:rFonts w:ascii="Times New Roman" w:hAnsi="Times New Roman" w:cs="Times New Roman"/>
        </w:rPr>
        <w:t>Write “increase”, “decrease”, or “no change”.</w:t>
      </w:r>
    </w:p>
    <w:p w14:paraId="77ED6F78" w14:textId="507053AF" w:rsidR="00277660" w:rsidRPr="00033E49" w:rsidRDefault="00277660" w:rsidP="005B29D5">
      <w:pPr>
        <w:spacing w:after="120" w:line="240" w:lineRule="auto"/>
        <w:rPr>
          <w:rFonts w:ascii="Times New Roman" w:hAnsi="Times New Roman" w:cs="Times New Roman"/>
        </w:rPr>
      </w:pPr>
      <w:r w:rsidRPr="00033E49">
        <w:rPr>
          <w:rFonts w:ascii="Times New Roman" w:hAnsi="Times New Roman" w:cs="Times New Roman"/>
        </w:rPr>
        <w:t xml:space="preserve">For a chemical added, write how it would respond AFTER the </w:t>
      </w:r>
      <w:r w:rsidR="0058422A">
        <w:rPr>
          <w:rFonts w:ascii="Times New Roman" w:hAnsi="Times New Roman" w:cs="Times New Roman"/>
        </w:rPr>
        <w:t xml:space="preserve">initial spike due to the </w:t>
      </w:r>
      <w:r w:rsidRPr="00033E49">
        <w:rPr>
          <w:rFonts w:ascii="Times New Roman" w:hAnsi="Times New Roman" w:cs="Times New Roman"/>
        </w:rPr>
        <w:t>addition.</w:t>
      </w:r>
    </w:p>
    <w:p w14:paraId="77863E7F" w14:textId="39C44B89" w:rsidR="00277660" w:rsidRPr="00033E49" w:rsidRDefault="00277660" w:rsidP="005B29D5">
      <w:pPr>
        <w:spacing w:after="120" w:line="240" w:lineRule="auto"/>
        <w:rPr>
          <w:rFonts w:ascii="Times New Roman" w:hAnsi="Times New Roman" w:cs="Times New Roman"/>
        </w:rPr>
      </w:pPr>
      <w:r w:rsidRPr="00033E49">
        <w:rPr>
          <w:rFonts w:ascii="Times New Roman" w:hAnsi="Times New Roman" w:cs="Times New Roman"/>
        </w:rPr>
        <w:t xml:space="preserve">                   H</w:t>
      </w:r>
      <w:r w:rsidRPr="00033E49">
        <w:rPr>
          <w:rFonts w:ascii="Times New Roman" w:hAnsi="Times New Roman" w:cs="Times New Roman"/>
          <w:vertAlign w:val="subscript"/>
        </w:rPr>
        <w:t>2</w:t>
      </w:r>
      <w:r w:rsidRPr="00033E49">
        <w:rPr>
          <w:rFonts w:ascii="Times New Roman" w:hAnsi="Times New Roman" w:cs="Times New Roman"/>
        </w:rPr>
        <w:t>(g)      +      Br</w:t>
      </w:r>
      <w:r w:rsidRPr="00033E49">
        <w:rPr>
          <w:rFonts w:ascii="Times New Roman" w:hAnsi="Times New Roman" w:cs="Times New Roman"/>
          <w:vertAlign w:val="subscript"/>
        </w:rPr>
        <w:t>2</w:t>
      </w:r>
      <w:r w:rsidRPr="00033E49">
        <w:rPr>
          <w:rFonts w:ascii="Times New Roman" w:hAnsi="Times New Roman" w:cs="Times New Roman"/>
        </w:rPr>
        <w:t xml:space="preserve">(g)      </w:t>
      </w:r>
      <m:oMath>
        <m:r>
          <w:rPr>
            <w:rFonts w:ascii="Cambria Math" w:hAnsi="Cambria Math" w:cs="Times New Roman"/>
          </w:rPr>
          <m:t>⇌</m:t>
        </m:r>
      </m:oMath>
      <w:r w:rsidR="004B0A44">
        <w:rPr>
          <w:rFonts w:ascii="Times New Roman" w:eastAsiaTheme="minorEastAsia" w:hAnsi="Times New Roman" w:cs="Times New Roman"/>
        </w:rPr>
        <w:t xml:space="preserve"> </w:t>
      </w:r>
      <w:r w:rsidRPr="00033E49">
        <w:rPr>
          <w:rFonts w:ascii="Times New Roman" w:hAnsi="Times New Roman" w:cs="Times New Roman"/>
          <w:sz w:val="36"/>
          <w:szCs w:val="36"/>
        </w:rPr>
        <w:t xml:space="preserve">      </w:t>
      </w:r>
      <w:r w:rsidRPr="00033E49">
        <w:rPr>
          <w:rFonts w:ascii="Times New Roman" w:hAnsi="Times New Roman" w:cs="Times New Roman"/>
        </w:rPr>
        <w:t>2HBr(g)               ΔH = -103.7kJ mol</w:t>
      </w:r>
      <w:r w:rsidRPr="00033E49">
        <w:rPr>
          <w:rFonts w:ascii="Times New Roman" w:hAnsi="Times New Roman" w:cs="Times New Roman"/>
          <w:vertAlign w:val="superscript"/>
        </w:rPr>
        <w:t>-1</w:t>
      </w:r>
    </w:p>
    <w:p w14:paraId="22527B24" w14:textId="5500C93A" w:rsidR="00277660" w:rsidRDefault="00277660" w:rsidP="005B29D5">
      <w:pPr>
        <w:spacing w:after="120" w:line="240" w:lineRule="auto"/>
      </w:pPr>
    </w:p>
    <w:tbl>
      <w:tblPr>
        <w:tblStyle w:val="TableGrid"/>
        <w:tblW w:w="0" w:type="auto"/>
        <w:tblLook w:val="04A0" w:firstRow="1" w:lastRow="0" w:firstColumn="1" w:lastColumn="0" w:noHBand="0" w:noVBand="1"/>
      </w:tblPr>
      <w:tblGrid>
        <w:gridCol w:w="1803"/>
        <w:gridCol w:w="1803"/>
        <w:gridCol w:w="1803"/>
        <w:gridCol w:w="1803"/>
        <w:gridCol w:w="1804"/>
      </w:tblGrid>
      <w:tr w:rsidR="00277660" w14:paraId="6416488D" w14:textId="77777777" w:rsidTr="00277660">
        <w:tc>
          <w:tcPr>
            <w:tcW w:w="1803" w:type="dxa"/>
          </w:tcPr>
          <w:p w14:paraId="20682DA7" w14:textId="0D5E7314"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Change</w:t>
            </w:r>
          </w:p>
        </w:tc>
        <w:tc>
          <w:tcPr>
            <w:tcW w:w="1803" w:type="dxa"/>
          </w:tcPr>
          <w:p w14:paraId="57AC1D55" w14:textId="5551E80E"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[H</w:t>
            </w:r>
            <w:r w:rsidRPr="0058422A">
              <w:rPr>
                <w:rFonts w:ascii="Times New Roman" w:hAnsi="Times New Roman" w:cs="Times New Roman"/>
                <w:b/>
                <w:color w:val="000000" w:themeColor="text1"/>
                <w:vertAlign w:val="subscript"/>
              </w:rPr>
              <w:t>2</w:t>
            </w:r>
            <w:r w:rsidRPr="0058422A">
              <w:rPr>
                <w:rFonts w:ascii="Times New Roman" w:hAnsi="Times New Roman" w:cs="Times New Roman"/>
                <w:b/>
                <w:color w:val="000000" w:themeColor="text1"/>
              </w:rPr>
              <w:t>]</w:t>
            </w:r>
          </w:p>
        </w:tc>
        <w:tc>
          <w:tcPr>
            <w:tcW w:w="1803" w:type="dxa"/>
          </w:tcPr>
          <w:p w14:paraId="00EE3287" w14:textId="0FDDE2F2"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[Br</w:t>
            </w:r>
            <w:r w:rsidRPr="0058422A">
              <w:rPr>
                <w:rFonts w:ascii="Times New Roman" w:hAnsi="Times New Roman" w:cs="Times New Roman"/>
                <w:b/>
                <w:color w:val="000000" w:themeColor="text1"/>
                <w:vertAlign w:val="subscript"/>
              </w:rPr>
              <w:t>2</w:t>
            </w:r>
            <w:r w:rsidRPr="0058422A">
              <w:rPr>
                <w:rFonts w:ascii="Times New Roman" w:hAnsi="Times New Roman" w:cs="Times New Roman"/>
                <w:b/>
                <w:color w:val="000000" w:themeColor="text1"/>
              </w:rPr>
              <w:t>]</w:t>
            </w:r>
          </w:p>
        </w:tc>
        <w:tc>
          <w:tcPr>
            <w:tcW w:w="1803" w:type="dxa"/>
          </w:tcPr>
          <w:p w14:paraId="4D15270E" w14:textId="4A3E9881"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[HBr]</w:t>
            </w:r>
          </w:p>
        </w:tc>
        <w:tc>
          <w:tcPr>
            <w:tcW w:w="1804" w:type="dxa"/>
          </w:tcPr>
          <w:p w14:paraId="3F881EE7" w14:textId="1540EF3B"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K value</w:t>
            </w:r>
          </w:p>
        </w:tc>
      </w:tr>
      <w:tr w:rsidR="00D3077F" w:rsidRPr="00D3077F" w14:paraId="5C09647A" w14:textId="77777777" w:rsidTr="00277660">
        <w:tc>
          <w:tcPr>
            <w:tcW w:w="1803" w:type="dxa"/>
          </w:tcPr>
          <w:p w14:paraId="45EA31BF" w14:textId="17A6CB19"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H</w:t>
            </w:r>
            <w:r w:rsidRPr="0058422A">
              <w:rPr>
                <w:rFonts w:ascii="Times New Roman" w:hAnsi="Times New Roman" w:cs="Times New Roman"/>
                <w:b/>
                <w:color w:val="000000" w:themeColor="text1"/>
                <w:vertAlign w:val="subscript"/>
              </w:rPr>
              <w:t>2</w:t>
            </w:r>
            <w:r w:rsidRPr="0058422A">
              <w:rPr>
                <w:rFonts w:ascii="Times New Roman" w:hAnsi="Times New Roman" w:cs="Times New Roman"/>
                <w:b/>
                <w:color w:val="000000" w:themeColor="text1"/>
              </w:rPr>
              <w:t xml:space="preserve"> added</w:t>
            </w:r>
          </w:p>
        </w:tc>
        <w:tc>
          <w:tcPr>
            <w:tcW w:w="1803" w:type="dxa"/>
          </w:tcPr>
          <w:p w14:paraId="718B7F96" w14:textId="77777777" w:rsidR="00277660" w:rsidRPr="0058422A" w:rsidRDefault="00277660" w:rsidP="005B29D5">
            <w:pPr>
              <w:spacing w:after="120"/>
              <w:rPr>
                <w:rFonts w:ascii="Times New Roman" w:hAnsi="Times New Roman" w:cs="Times New Roman"/>
                <w:b/>
                <w:color w:val="000000" w:themeColor="text1"/>
              </w:rPr>
            </w:pPr>
          </w:p>
          <w:p w14:paraId="44835523" w14:textId="4EECE7F5" w:rsidR="00D3077F" w:rsidRPr="0058422A" w:rsidRDefault="00D3077F" w:rsidP="005B29D5">
            <w:pPr>
              <w:spacing w:after="120"/>
              <w:rPr>
                <w:rFonts w:ascii="Times New Roman" w:hAnsi="Times New Roman" w:cs="Times New Roman"/>
                <w:b/>
                <w:color w:val="000000" w:themeColor="text1"/>
              </w:rPr>
            </w:pPr>
          </w:p>
        </w:tc>
        <w:tc>
          <w:tcPr>
            <w:tcW w:w="1803" w:type="dxa"/>
          </w:tcPr>
          <w:p w14:paraId="7D65F701" w14:textId="1C5C41D3" w:rsidR="00277660" w:rsidRPr="0058422A" w:rsidRDefault="00277660" w:rsidP="005B29D5">
            <w:pPr>
              <w:spacing w:after="120"/>
              <w:rPr>
                <w:rFonts w:ascii="Times New Roman" w:hAnsi="Times New Roman" w:cs="Times New Roman"/>
                <w:b/>
                <w:color w:val="000000" w:themeColor="text1"/>
              </w:rPr>
            </w:pPr>
          </w:p>
        </w:tc>
        <w:tc>
          <w:tcPr>
            <w:tcW w:w="1803" w:type="dxa"/>
          </w:tcPr>
          <w:p w14:paraId="4BC1D2A8" w14:textId="3B0A7CA3" w:rsidR="00277660" w:rsidRPr="0058422A" w:rsidRDefault="00277660" w:rsidP="005B29D5">
            <w:pPr>
              <w:spacing w:after="120"/>
              <w:rPr>
                <w:rFonts w:ascii="Times New Roman" w:hAnsi="Times New Roman" w:cs="Times New Roman"/>
                <w:b/>
                <w:color w:val="000000" w:themeColor="text1"/>
              </w:rPr>
            </w:pPr>
          </w:p>
        </w:tc>
        <w:tc>
          <w:tcPr>
            <w:tcW w:w="1804" w:type="dxa"/>
          </w:tcPr>
          <w:p w14:paraId="65BB4315" w14:textId="2DC00848" w:rsidR="00277660" w:rsidRPr="0058422A" w:rsidRDefault="00277660" w:rsidP="005B29D5">
            <w:pPr>
              <w:spacing w:after="120"/>
              <w:rPr>
                <w:rFonts w:ascii="Times New Roman" w:hAnsi="Times New Roman" w:cs="Times New Roman"/>
                <w:b/>
                <w:color w:val="000000" w:themeColor="text1"/>
              </w:rPr>
            </w:pPr>
          </w:p>
        </w:tc>
      </w:tr>
      <w:tr w:rsidR="00D3077F" w:rsidRPr="00D3077F" w14:paraId="337E56D9" w14:textId="77777777" w:rsidTr="00277660">
        <w:tc>
          <w:tcPr>
            <w:tcW w:w="1803" w:type="dxa"/>
          </w:tcPr>
          <w:p w14:paraId="6F609314" w14:textId="598DCC02"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HBr added</w:t>
            </w:r>
          </w:p>
        </w:tc>
        <w:tc>
          <w:tcPr>
            <w:tcW w:w="1803" w:type="dxa"/>
          </w:tcPr>
          <w:p w14:paraId="38929A9C" w14:textId="77777777" w:rsidR="00277660" w:rsidRPr="0058422A" w:rsidRDefault="00277660" w:rsidP="005B29D5">
            <w:pPr>
              <w:spacing w:after="120"/>
              <w:rPr>
                <w:rFonts w:ascii="Times New Roman" w:hAnsi="Times New Roman" w:cs="Times New Roman"/>
                <w:b/>
                <w:color w:val="000000" w:themeColor="text1"/>
              </w:rPr>
            </w:pPr>
          </w:p>
          <w:p w14:paraId="66F762A5" w14:textId="57A38E30" w:rsidR="00D3077F" w:rsidRPr="0058422A" w:rsidRDefault="00D3077F" w:rsidP="005B29D5">
            <w:pPr>
              <w:spacing w:after="120"/>
              <w:rPr>
                <w:rFonts w:ascii="Times New Roman" w:hAnsi="Times New Roman" w:cs="Times New Roman"/>
                <w:b/>
                <w:color w:val="000000" w:themeColor="text1"/>
              </w:rPr>
            </w:pPr>
          </w:p>
        </w:tc>
        <w:tc>
          <w:tcPr>
            <w:tcW w:w="1803" w:type="dxa"/>
          </w:tcPr>
          <w:p w14:paraId="3B9041DD" w14:textId="2AD7BC3D" w:rsidR="00277660" w:rsidRPr="0058422A" w:rsidRDefault="00277660" w:rsidP="005B29D5">
            <w:pPr>
              <w:spacing w:after="120"/>
              <w:rPr>
                <w:rFonts w:ascii="Times New Roman" w:hAnsi="Times New Roman" w:cs="Times New Roman"/>
                <w:b/>
                <w:color w:val="000000" w:themeColor="text1"/>
              </w:rPr>
            </w:pPr>
          </w:p>
        </w:tc>
        <w:tc>
          <w:tcPr>
            <w:tcW w:w="1803" w:type="dxa"/>
          </w:tcPr>
          <w:p w14:paraId="283B80AC" w14:textId="6DD1F603" w:rsidR="00277660" w:rsidRPr="0058422A" w:rsidRDefault="00277660" w:rsidP="005B29D5">
            <w:pPr>
              <w:spacing w:after="120"/>
              <w:rPr>
                <w:rFonts w:ascii="Times New Roman" w:hAnsi="Times New Roman" w:cs="Times New Roman"/>
                <w:b/>
                <w:color w:val="000000" w:themeColor="text1"/>
              </w:rPr>
            </w:pPr>
          </w:p>
        </w:tc>
        <w:tc>
          <w:tcPr>
            <w:tcW w:w="1804" w:type="dxa"/>
          </w:tcPr>
          <w:p w14:paraId="0DC4019B" w14:textId="1A55EF81" w:rsidR="00277660" w:rsidRPr="0058422A" w:rsidRDefault="00277660" w:rsidP="005B29D5">
            <w:pPr>
              <w:spacing w:after="120"/>
              <w:rPr>
                <w:rFonts w:ascii="Times New Roman" w:hAnsi="Times New Roman" w:cs="Times New Roman"/>
                <w:b/>
                <w:color w:val="000000" w:themeColor="text1"/>
              </w:rPr>
            </w:pPr>
          </w:p>
        </w:tc>
      </w:tr>
      <w:tr w:rsidR="00D3077F" w:rsidRPr="00D3077F" w14:paraId="3E657EBE" w14:textId="77777777" w:rsidTr="00277660">
        <w:tc>
          <w:tcPr>
            <w:tcW w:w="1803" w:type="dxa"/>
          </w:tcPr>
          <w:p w14:paraId="10D69DE0" w14:textId="4535D8A8"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The temperature is increased</w:t>
            </w:r>
          </w:p>
        </w:tc>
        <w:tc>
          <w:tcPr>
            <w:tcW w:w="1803" w:type="dxa"/>
          </w:tcPr>
          <w:p w14:paraId="14734217" w14:textId="06A793A6" w:rsidR="00277660" w:rsidRPr="0058422A" w:rsidRDefault="00277660" w:rsidP="005B29D5">
            <w:pPr>
              <w:spacing w:after="120"/>
              <w:rPr>
                <w:rFonts w:ascii="Times New Roman" w:hAnsi="Times New Roman" w:cs="Times New Roman"/>
                <w:b/>
                <w:color w:val="000000" w:themeColor="text1"/>
              </w:rPr>
            </w:pPr>
          </w:p>
        </w:tc>
        <w:tc>
          <w:tcPr>
            <w:tcW w:w="1803" w:type="dxa"/>
          </w:tcPr>
          <w:p w14:paraId="24BB2A2C" w14:textId="0A80B4DF" w:rsidR="00277660" w:rsidRPr="0058422A" w:rsidRDefault="00277660" w:rsidP="005B29D5">
            <w:pPr>
              <w:spacing w:after="120"/>
              <w:rPr>
                <w:rFonts w:ascii="Times New Roman" w:hAnsi="Times New Roman" w:cs="Times New Roman"/>
                <w:b/>
                <w:color w:val="000000" w:themeColor="text1"/>
              </w:rPr>
            </w:pPr>
          </w:p>
        </w:tc>
        <w:tc>
          <w:tcPr>
            <w:tcW w:w="1803" w:type="dxa"/>
          </w:tcPr>
          <w:p w14:paraId="3B4DAE34" w14:textId="617CC439" w:rsidR="00277660" w:rsidRPr="0058422A" w:rsidRDefault="00277660" w:rsidP="005B29D5">
            <w:pPr>
              <w:spacing w:after="120"/>
              <w:rPr>
                <w:rFonts w:ascii="Times New Roman" w:hAnsi="Times New Roman" w:cs="Times New Roman"/>
                <w:b/>
                <w:color w:val="000000" w:themeColor="text1"/>
              </w:rPr>
            </w:pPr>
          </w:p>
        </w:tc>
        <w:tc>
          <w:tcPr>
            <w:tcW w:w="1804" w:type="dxa"/>
          </w:tcPr>
          <w:p w14:paraId="2E20E106" w14:textId="315D4069" w:rsidR="00277660" w:rsidRPr="0058422A" w:rsidRDefault="00277660" w:rsidP="005B29D5">
            <w:pPr>
              <w:spacing w:after="120"/>
              <w:rPr>
                <w:rFonts w:ascii="Times New Roman" w:hAnsi="Times New Roman" w:cs="Times New Roman"/>
                <w:b/>
                <w:color w:val="000000" w:themeColor="text1"/>
              </w:rPr>
            </w:pPr>
          </w:p>
        </w:tc>
      </w:tr>
      <w:tr w:rsidR="00D3077F" w:rsidRPr="00D3077F" w14:paraId="37CC5107" w14:textId="77777777" w:rsidTr="00277660">
        <w:tc>
          <w:tcPr>
            <w:tcW w:w="1803" w:type="dxa"/>
          </w:tcPr>
          <w:p w14:paraId="56BC1783" w14:textId="7BCF4E80" w:rsidR="00277660" w:rsidRPr="0058422A" w:rsidRDefault="00277660" w:rsidP="005B29D5">
            <w:pPr>
              <w:spacing w:after="120"/>
              <w:rPr>
                <w:rFonts w:ascii="Times New Roman" w:hAnsi="Times New Roman" w:cs="Times New Roman"/>
                <w:b/>
                <w:color w:val="000000" w:themeColor="text1"/>
              </w:rPr>
            </w:pPr>
            <w:r w:rsidRPr="0058422A">
              <w:rPr>
                <w:rFonts w:ascii="Times New Roman" w:hAnsi="Times New Roman" w:cs="Times New Roman"/>
                <w:b/>
                <w:color w:val="000000" w:themeColor="text1"/>
              </w:rPr>
              <w:t>Pressure is increased</w:t>
            </w:r>
          </w:p>
        </w:tc>
        <w:tc>
          <w:tcPr>
            <w:tcW w:w="1803" w:type="dxa"/>
          </w:tcPr>
          <w:p w14:paraId="08DEEA4A" w14:textId="2896C940" w:rsidR="00277660" w:rsidRPr="0058422A" w:rsidRDefault="00277660" w:rsidP="005B29D5">
            <w:pPr>
              <w:spacing w:after="120"/>
              <w:rPr>
                <w:rFonts w:ascii="Times New Roman" w:hAnsi="Times New Roman" w:cs="Times New Roman"/>
                <w:b/>
                <w:color w:val="000000" w:themeColor="text1"/>
              </w:rPr>
            </w:pPr>
          </w:p>
        </w:tc>
        <w:tc>
          <w:tcPr>
            <w:tcW w:w="1803" w:type="dxa"/>
          </w:tcPr>
          <w:p w14:paraId="6ACEC95C" w14:textId="31AF2E7A" w:rsidR="00277660" w:rsidRPr="0058422A" w:rsidRDefault="00277660" w:rsidP="005B29D5">
            <w:pPr>
              <w:spacing w:after="120"/>
              <w:rPr>
                <w:rFonts w:ascii="Times New Roman" w:hAnsi="Times New Roman" w:cs="Times New Roman"/>
                <w:b/>
                <w:color w:val="000000" w:themeColor="text1"/>
              </w:rPr>
            </w:pPr>
          </w:p>
        </w:tc>
        <w:tc>
          <w:tcPr>
            <w:tcW w:w="1803" w:type="dxa"/>
          </w:tcPr>
          <w:p w14:paraId="1A0FBC45" w14:textId="2BF002FB" w:rsidR="00277660" w:rsidRPr="0058422A" w:rsidRDefault="00277660" w:rsidP="005B29D5">
            <w:pPr>
              <w:spacing w:after="120"/>
              <w:rPr>
                <w:rFonts w:ascii="Times New Roman" w:hAnsi="Times New Roman" w:cs="Times New Roman"/>
                <w:b/>
                <w:color w:val="000000" w:themeColor="text1"/>
              </w:rPr>
            </w:pPr>
          </w:p>
        </w:tc>
        <w:tc>
          <w:tcPr>
            <w:tcW w:w="1804" w:type="dxa"/>
          </w:tcPr>
          <w:p w14:paraId="68B661A1" w14:textId="65D80977" w:rsidR="00277660" w:rsidRPr="0058422A" w:rsidRDefault="00277660" w:rsidP="005B29D5">
            <w:pPr>
              <w:spacing w:after="120"/>
              <w:rPr>
                <w:rFonts w:ascii="Times New Roman" w:hAnsi="Times New Roman" w:cs="Times New Roman"/>
                <w:b/>
                <w:color w:val="000000" w:themeColor="text1"/>
              </w:rPr>
            </w:pPr>
          </w:p>
        </w:tc>
      </w:tr>
    </w:tbl>
    <w:p w14:paraId="2E889325" w14:textId="58714DA5" w:rsidR="00277660" w:rsidRDefault="00277660" w:rsidP="005B29D5">
      <w:pPr>
        <w:spacing w:after="120" w:line="240" w:lineRule="auto"/>
        <w:rPr>
          <w:ins w:id="211" w:author="DIPLARIS, Martha" w:date="2020-06-04T12:38:00Z"/>
          <w:b/>
          <w:color w:val="000000" w:themeColor="text1"/>
        </w:rPr>
      </w:pPr>
    </w:p>
    <w:p w14:paraId="0B306165" w14:textId="77777777" w:rsidR="005B43FD" w:rsidRPr="000F14CC" w:rsidRDefault="005B43FD" w:rsidP="005B43FD">
      <w:pPr>
        <w:spacing w:after="120" w:line="240" w:lineRule="auto"/>
        <w:rPr>
          <w:ins w:id="212" w:author="DIPLARIS, Martha" w:date="2020-06-04T12:38:00Z"/>
          <w:rFonts w:ascii="Times New Roman" w:hAnsi="Times New Roman" w:cs="Times New Roman"/>
          <w:color w:val="C00000"/>
        </w:rPr>
      </w:pPr>
      <w:ins w:id="213" w:author="DIPLARIS, Martha" w:date="2020-06-04T12:38:00Z">
        <w:r w:rsidRPr="000F14CC">
          <w:rPr>
            <w:rFonts w:ascii="Times New Roman" w:hAnsi="Times New Roman" w:cs="Times New Roman"/>
            <w:color w:val="C00000"/>
          </w:rPr>
          <w:t>Solution:</w:t>
        </w:r>
      </w:ins>
    </w:p>
    <w:tbl>
      <w:tblPr>
        <w:tblStyle w:val="TableGrid"/>
        <w:tblW w:w="0" w:type="auto"/>
        <w:tblLook w:val="04A0" w:firstRow="1" w:lastRow="0" w:firstColumn="1" w:lastColumn="0" w:noHBand="0" w:noVBand="1"/>
      </w:tblPr>
      <w:tblGrid>
        <w:gridCol w:w="1803"/>
        <w:gridCol w:w="1803"/>
        <w:gridCol w:w="1803"/>
        <w:gridCol w:w="1803"/>
        <w:gridCol w:w="1804"/>
      </w:tblGrid>
      <w:tr w:rsidR="005B43FD" w:rsidRPr="000F14CC" w14:paraId="46D11C64" w14:textId="77777777" w:rsidTr="005B43FD">
        <w:trPr>
          <w:ins w:id="214" w:author="DIPLARIS, Martha" w:date="2020-06-04T12:38:00Z"/>
        </w:trPr>
        <w:tc>
          <w:tcPr>
            <w:tcW w:w="1803" w:type="dxa"/>
          </w:tcPr>
          <w:p w14:paraId="5A150D19" w14:textId="77777777" w:rsidR="005B43FD" w:rsidRPr="000F14CC" w:rsidRDefault="005B43FD" w:rsidP="005B43FD">
            <w:pPr>
              <w:spacing w:after="120"/>
              <w:rPr>
                <w:ins w:id="215" w:author="DIPLARIS, Martha" w:date="2020-06-04T12:38:00Z"/>
                <w:rFonts w:ascii="Times New Roman" w:hAnsi="Times New Roman" w:cs="Times New Roman"/>
                <w:color w:val="C00000"/>
              </w:rPr>
            </w:pPr>
            <w:ins w:id="216" w:author="DIPLARIS, Martha" w:date="2020-06-04T12:38:00Z">
              <w:r w:rsidRPr="000F14CC">
                <w:rPr>
                  <w:rFonts w:ascii="Times New Roman" w:hAnsi="Times New Roman" w:cs="Times New Roman"/>
                  <w:color w:val="C00000"/>
                </w:rPr>
                <w:t>Change</w:t>
              </w:r>
            </w:ins>
          </w:p>
        </w:tc>
        <w:tc>
          <w:tcPr>
            <w:tcW w:w="1803" w:type="dxa"/>
          </w:tcPr>
          <w:p w14:paraId="74A454C4" w14:textId="77777777" w:rsidR="005B43FD" w:rsidRPr="000F14CC" w:rsidRDefault="005B43FD" w:rsidP="005B43FD">
            <w:pPr>
              <w:spacing w:after="120"/>
              <w:rPr>
                <w:ins w:id="217" w:author="DIPLARIS, Martha" w:date="2020-06-04T12:38:00Z"/>
                <w:rFonts w:ascii="Times New Roman" w:hAnsi="Times New Roman" w:cs="Times New Roman"/>
                <w:color w:val="C00000"/>
              </w:rPr>
            </w:pPr>
            <w:ins w:id="218" w:author="DIPLARIS, Martha" w:date="2020-06-04T12:38:00Z">
              <w:r w:rsidRPr="000F14CC">
                <w:rPr>
                  <w:rFonts w:ascii="Times New Roman" w:hAnsi="Times New Roman" w:cs="Times New Roman"/>
                  <w:color w:val="C00000"/>
                </w:rPr>
                <w:t>[H</w:t>
              </w:r>
              <w:r w:rsidRPr="000F14CC">
                <w:rPr>
                  <w:rFonts w:ascii="Times New Roman" w:hAnsi="Times New Roman" w:cs="Times New Roman"/>
                  <w:color w:val="C00000"/>
                  <w:vertAlign w:val="subscript"/>
                </w:rPr>
                <w:t>2</w:t>
              </w:r>
              <w:r w:rsidRPr="000F14CC">
                <w:rPr>
                  <w:rFonts w:ascii="Times New Roman" w:hAnsi="Times New Roman" w:cs="Times New Roman"/>
                  <w:color w:val="C00000"/>
                </w:rPr>
                <w:t>]</w:t>
              </w:r>
            </w:ins>
          </w:p>
        </w:tc>
        <w:tc>
          <w:tcPr>
            <w:tcW w:w="1803" w:type="dxa"/>
          </w:tcPr>
          <w:p w14:paraId="5F54D77E" w14:textId="77777777" w:rsidR="005B43FD" w:rsidRPr="000F14CC" w:rsidRDefault="005B43FD" w:rsidP="005B43FD">
            <w:pPr>
              <w:spacing w:after="120"/>
              <w:rPr>
                <w:ins w:id="219" w:author="DIPLARIS, Martha" w:date="2020-06-04T12:38:00Z"/>
                <w:rFonts w:ascii="Times New Roman" w:hAnsi="Times New Roman" w:cs="Times New Roman"/>
                <w:color w:val="C00000"/>
              </w:rPr>
            </w:pPr>
            <w:ins w:id="220" w:author="DIPLARIS, Martha" w:date="2020-06-04T12:38:00Z">
              <w:r w:rsidRPr="000F14CC">
                <w:rPr>
                  <w:rFonts w:ascii="Times New Roman" w:hAnsi="Times New Roman" w:cs="Times New Roman"/>
                  <w:color w:val="C00000"/>
                </w:rPr>
                <w:t>[Br</w:t>
              </w:r>
              <w:r w:rsidRPr="000F14CC">
                <w:rPr>
                  <w:rFonts w:ascii="Times New Roman" w:hAnsi="Times New Roman" w:cs="Times New Roman"/>
                  <w:color w:val="C00000"/>
                  <w:vertAlign w:val="subscript"/>
                </w:rPr>
                <w:t>2</w:t>
              </w:r>
              <w:r w:rsidRPr="000F14CC">
                <w:rPr>
                  <w:rFonts w:ascii="Times New Roman" w:hAnsi="Times New Roman" w:cs="Times New Roman"/>
                  <w:color w:val="C00000"/>
                </w:rPr>
                <w:t>]</w:t>
              </w:r>
            </w:ins>
          </w:p>
        </w:tc>
        <w:tc>
          <w:tcPr>
            <w:tcW w:w="1803" w:type="dxa"/>
          </w:tcPr>
          <w:p w14:paraId="54DBD304" w14:textId="77777777" w:rsidR="005B43FD" w:rsidRPr="000F14CC" w:rsidRDefault="005B43FD" w:rsidP="005B43FD">
            <w:pPr>
              <w:spacing w:after="120"/>
              <w:rPr>
                <w:ins w:id="221" w:author="DIPLARIS, Martha" w:date="2020-06-04T12:38:00Z"/>
                <w:rFonts w:ascii="Times New Roman" w:hAnsi="Times New Roman" w:cs="Times New Roman"/>
                <w:color w:val="C00000"/>
              </w:rPr>
            </w:pPr>
            <w:ins w:id="222" w:author="DIPLARIS, Martha" w:date="2020-06-04T12:38:00Z">
              <w:r w:rsidRPr="000F14CC">
                <w:rPr>
                  <w:rFonts w:ascii="Times New Roman" w:hAnsi="Times New Roman" w:cs="Times New Roman"/>
                  <w:color w:val="C00000"/>
                </w:rPr>
                <w:t>[HBr]</w:t>
              </w:r>
            </w:ins>
          </w:p>
        </w:tc>
        <w:tc>
          <w:tcPr>
            <w:tcW w:w="1804" w:type="dxa"/>
          </w:tcPr>
          <w:p w14:paraId="103B1CEB" w14:textId="77777777" w:rsidR="005B43FD" w:rsidRPr="000F14CC" w:rsidRDefault="005B43FD" w:rsidP="005B43FD">
            <w:pPr>
              <w:spacing w:after="120"/>
              <w:rPr>
                <w:ins w:id="223" w:author="DIPLARIS, Martha" w:date="2020-06-04T12:38:00Z"/>
                <w:rFonts w:ascii="Times New Roman" w:hAnsi="Times New Roman" w:cs="Times New Roman"/>
                <w:color w:val="C00000"/>
              </w:rPr>
            </w:pPr>
            <w:ins w:id="224" w:author="DIPLARIS, Martha" w:date="2020-06-04T12:38:00Z">
              <w:r w:rsidRPr="000F14CC">
                <w:rPr>
                  <w:rFonts w:ascii="Times New Roman" w:hAnsi="Times New Roman" w:cs="Times New Roman"/>
                  <w:color w:val="C00000"/>
                </w:rPr>
                <w:t>K value</w:t>
              </w:r>
            </w:ins>
          </w:p>
        </w:tc>
      </w:tr>
      <w:tr w:rsidR="005B43FD" w:rsidRPr="000F14CC" w14:paraId="15C4A0ED" w14:textId="77777777" w:rsidTr="005B43FD">
        <w:trPr>
          <w:ins w:id="225" w:author="DIPLARIS, Martha" w:date="2020-06-04T12:38:00Z"/>
        </w:trPr>
        <w:tc>
          <w:tcPr>
            <w:tcW w:w="1803" w:type="dxa"/>
          </w:tcPr>
          <w:p w14:paraId="5F3B0AEF" w14:textId="77777777" w:rsidR="005B43FD" w:rsidRPr="000F14CC" w:rsidRDefault="005B43FD" w:rsidP="005B43FD">
            <w:pPr>
              <w:spacing w:after="120"/>
              <w:rPr>
                <w:ins w:id="226" w:author="DIPLARIS, Martha" w:date="2020-06-04T12:38:00Z"/>
                <w:rFonts w:ascii="Times New Roman" w:hAnsi="Times New Roman" w:cs="Times New Roman"/>
                <w:color w:val="C00000"/>
              </w:rPr>
            </w:pPr>
            <w:ins w:id="227" w:author="DIPLARIS, Martha" w:date="2020-06-04T12:38:00Z">
              <w:r w:rsidRPr="000F14CC">
                <w:rPr>
                  <w:rFonts w:ascii="Times New Roman" w:hAnsi="Times New Roman" w:cs="Times New Roman"/>
                  <w:color w:val="C00000"/>
                </w:rPr>
                <w:t>H</w:t>
              </w:r>
              <w:r w:rsidRPr="000F14CC">
                <w:rPr>
                  <w:rFonts w:ascii="Times New Roman" w:hAnsi="Times New Roman" w:cs="Times New Roman"/>
                  <w:color w:val="C00000"/>
                  <w:vertAlign w:val="subscript"/>
                </w:rPr>
                <w:t>2</w:t>
              </w:r>
              <w:r w:rsidRPr="000F14CC">
                <w:rPr>
                  <w:rFonts w:ascii="Times New Roman" w:hAnsi="Times New Roman" w:cs="Times New Roman"/>
                  <w:color w:val="C00000"/>
                </w:rPr>
                <w:t xml:space="preserve"> added</w:t>
              </w:r>
            </w:ins>
          </w:p>
        </w:tc>
        <w:tc>
          <w:tcPr>
            <w:tcW w:w="1803" w:type="dxa"/>
          </w:tcPr>
          <w:p w14:paraId="771F4E29" w14:textId="77777777" w:rsidR="005B43FD" w:rsidRPr="000F14CC" w:rsidRDefault="005B43FD" w:rsidP="005B43FD">
            <w:pPr>
              <w:spacing w:after="120"/>
              <w:rPr>
                <w:ins w:id="228" w:author="DIPLARIS, Martha" w:date="2020-06-04T12:38:00Z"/>
                <w:rFonts w:ascii="Times New Roman" w:hAnsi="Times New Roman" w:cs="Times New Roman"/>
                <w:color w:val="C00000"/>
              </w:rPr>
            </w:pPr>
            <w:ins w:id="229" w:author="DIPLARIS, Martha" w:date="2020-06-04T12:38:00Z">
              <w:r w:rsidRPr="000F14CC">
                <w:rPr>
                  <w:rFonts w:ascii="Times New Roman" w:hAnsi="Times New Roman" w:cs="Times New Roman"/>
                  <w:color w:val="C00000"/>
                </w:rPr>
                <w:t>decrease</w:t>
              </w:r>
            </w:ins>
          </w:p>
          <w:p w14:paraId="070664D9" w14:textId="77777777" w:rsidR="005B43FD" w:rsidRPr="000F14CC" w:rsidRDefault="005B43FD" w:rsidP="005B43FD">
            <w:pPr>
              <w:spacing w:after="120"/>
              <w:rPr>
                <w:ins w:id="230" w:author="DIPLARIS, Martha" w:date="2020-06-04T12:38:00Z"/>
                <w:rFonts w:ascii="Times New Roman" w:hAnsi="Times New Roman" w:cs="Times New Roman"/>
                <w:color w:val="C00000"/>
              </w:rPr>
            </w:pPr>
          </w:p>
        </w:tc>
        <w:tc>
          <w:tcPr>
            <w:tcW w:w="1803" w:type="dxa"/>
          </w:tcPr>
          <w:p w14:paraId="1B578651" w14:textId="77777777" w:rsidR="005B43FD" w:rsidRPr="000F14CC" w:rsidRDefault="005B43FD" w:rsidP="005B43FD">
            <w:pPr>
              <w:spacing w:after="120"/>
              <w:rPr>
                <w:ins w:id="231" w:author="DIPLARIS, Martha" w:date="2020-06-04T12:38:00Z"/>
                <w:rFonts w:ascii="Times New Roman" w:hAnsi="Times New Roman" w:cs="Times New Roman"/>
                <w:color w:val="C00000"/>
              </w:rPr>
            </w:pPr>
            <w:ins w:id="232" w:author="DIPLARIS, Martha" w:date="2020-06-04T12:38:00Z">
              <w:r w:rsidRPr="000F14CC">
                <w:rPr>
                  <w:rFonts w:ascii="Times New Roman" w:hAnsi="Times New Roman" w:cs="Times New Roman"/>
                  <w:color w:val="C00000"/>
                </w:rPr>
                <w:t>decrease</w:t>
              </w:r>
            </w:ins>
          </w:p>
        </w:tc>
        <w:tc>
          <w:tcPr>
            <w:tcW w:w="1803" w:type="dxa"/>
          </w:tcPr>
          <w:p w14:paraId="07C88EB9" w14:textId="77777777" w:rsidR="005B43FD" w:rsidRPr="000F14CC" w:rsidRDefault="005B43FD" w:rsidP="005B43FD">
            <w:pPr>
              <w:spacing w:after="120"/>
              <w:rPr>
                <w:ins w:id="233" w:author="DIPLARIS, Martha" w:date="2020-06-04T12:38:00Z"/>
                <w:rFonts w:ascii="Times New Roman" w:hAnsi="Times New Roman" w:cs="Times New Roman"/>
                <w:color w:val="C00000"/>
              </w:rPr>
            </w:pPr>
            <w:ins w:id="234" w:author="DIPLARIS, Martha" w:date="2020-06-04T12:38:00Z">
              <w:r w:rsidRPr="000F14CC">
                <w:rPr>
                  <w:rFonts w:ascii="Times New Roman" w:hAnsi="Times New Roman" w:cs="Times New Roman"/>
                  <w:color w:val="C00000"/>
                </w:rPr>
                <w:t>increase</w:t>
              </w:r>
            </w:ins>
          </w:p>
        </w:tc>
        <w:tc>
          <w:tcPr>
            <w:tcW w:w="1804" w:type="dxa"/>
          </w:tcPr>
          <w:p w14:paraId="3417F2A6" w14:textId="77777777" w:rsidR="005B43FD" w:rsidRPr="000F14CC" w:rsidRDefault="005B43FD" w:rsidP="005B43FD">
            <w:pPr>
              <w:spacing w:after="120"/>
              <w:rPr>
                <w:ins w:id="235" w:author="DIPLARIS, Martha" w:date="2020-06-04T12:38:00Z"/>
                <w:rFonts w:ascii="Times New Roman" w:hAnsi="Times New Roman" w:cs="Times New Roman"/>
                <w:color w:val="C00000"/>
              </w:rPr>
            </w:pPr>
            <w:ins w:id="236" w:author="DIPLARIS, Martha" w:date="2020-06-04T12:38:00Z">
              <w:r w:rsidRPr="000F14CC">
                <w:rPr>
                  <w:rFonts w:ascii="Times New Roman" w:hAnsi="Times New Roman" w:cs="Times New Roman"/>
                  <w:color w:val="C00000"/>
                </w:rPr>
                <w:t>No change</w:t>
              </w:r>
            </w:ins>
          </w:p>
        </w:tc>
      </w:tr>
      <w:tr w:rsidR="005B43FD" w:rsidRPr="000F14CC" w14:paraId="3599E39F" w14:textId="77777777" w:rsidTr="005B43FD">
        <w:trPr>
          <w:ins w:id="237" w:author="DIPLARIS, Martha" w:date="2020-06-04T12:38:00Z"/>
        </w:trPr>
        <w:tc>
          <w:tcPr>
            <w:tcW w:w="1803" w:type="dxa"/>
          </w:tcPr>
          <w:p w14:paraId="335E56AD" w14:textId="77777777" w:rsidR="005B43FD" w:rsidRPr="000F14CC" w:rsidRDefault="005B43FD" w:rsidP="005B43FD">
            <w:pPr>
              <w:spacing w:after="120"/>
              <w:rPr>
                <w:ins w:id="238" w:author="DIPLARIS, Martha" w:date="2020-06-04T12:38:00Z"/>
                <w:rFonts w:ascii="Times New Roman" w:hAnsi="Times New Roman" w:cs="Times New Roman"/>
                <w:color w:val="C00000"/>
              </w:rPr>
            </w:pPr>
            <w:ins w:id="239" w:author="DIPLARIS, Martha" w:date="2020-06-04T12:38:00Z">
              <w:r w:rsidRPr="000F14CC">
                <w:rPr>
                  <w:rFonts w:ascii="Times New Roman" w:hAnsi="Times New Roman" w:cs="Times New Roman"/>
                  <w:color w:val="C00000"/>
                </w:rPr>
                <w:t>HBr added</w:t>
              </w:r>
            </w:ins>
          </w:p>
        </w:tc>
        <w:tc>
          <w:tcPr>
            <w:tcW w:w="1803" w:type="dxa"/>
          </w:tcPr>
          <w:p w14:paraId="452FF5A0" w14:textId="77777777" w:rsidR="005B43FD" w:rsidRPr="000F14CC" w:rsidRDefault="005B43FD" w:rsidP="005B43FD">
            <w:pPr>
              <w:spacing w:after="120"/>
              <w:rPr>
                <w:ins w:id="240" w:author="DIPLARIS, Martha" w:date="2020-06-04T12:38:00Z"/>
                <w:rFonts w:ascii="Times New Roman" w:hAnsi="Times New Roman" w:cs="Times New Roman"/>
                <w:color w:val="C00000"/>
              </w:rPr>
            </w:pPr>
            <w:ins w:id="241" w:author="DIPLARIS, Martha" w:date="2020-06-04T12:38:00Z">
              <w:r w:rsidRPr="000F14CC">
                <w:rPr>
                  <w:rFonts w:ascii="Times New Roman" w:hAnsi="Times New Roman" w:cs="Times New Roman"/>
                  <w:color w:val="C00000"/>
                </w:rPr>
                <w:t>increase</w:t>
              </w:r>
            </w:ins>
          </w:p>
          <w:p w14:paraId="5BEEDF9A" w14:textId="77777777" w:rsidR="005B43FD" w:rsidRPr="000F14CC" w:rsidRDefault="005B43FD" w:rsidP="005B43FD">
            <w:pPr>
              <w:spacing w:after="120"/>
              <w:rPr>
                <w:ins w:id="242" w:author="DIPLARIS, Martha" w:date="2020-06-04T12:38:00Z"/>
                <w:rFonts w:ascii="Times New Roman" w:hAnsi="Times New Roman" w:cs="Times New Roman"/>
                <w:color w:val="C00000"/>
              </w:rPr>
            </w:pPr>
          </w:p>
        </w:tc>
        <w:tc>
          <w:tcPr>
            <w:tcW w:w="1803" w:type="dxa"/>
          </w:tcPr>
          <w:p w14:paraId="76050709" w14:textId="77777777" w:rsidR="005B43FD" w:rsidRPr="000F14CC" w:rsidRDefault="005B43FD" w:rsidP="005B43FD">
            <w:pPr>
              <w:spacing w:after="120"/>
              <w:rPr>
                <w:ins w:id="243" w:author="DIPLARIS, Martha" w:date="2020-06-04T12:38:00Z"/>
                <w:rFonts w:ascii="Times New Roman" w:hAnsi="Times New Roman" w:cs="Times New Roman"/>
                <w:color w:val="C00000"/>
              </w:rPr>
            </w:pPr>
            <w:ins w:id="244" w:author="DIPLARIS, Martha" w:date="2020-06-04T12:38:00Z">
              <w:r w:rsidRPr="000F14CC">
                <w:rPr>
                  <w:rFonts w:ascii="Times New Roman" w:hAnsi="Times New Roman" w:cs="Times New Roman"/>
                  <w:color w:val="C00000"/>
                </w:rPr>
                <w:t>increase</w:t>
              </w:r>
            </w:ins>
          </w:p>
        </w:tc>
        <w:tc>
          <w:tcPr>
            <w:tcW w:w="1803" w:type="dxa"/>
          </w:tcPr>
          <w:p w14:paraId="39EBDA48" w14:textId="77777777" w:rsidR="005B43FD" w:rsidRPr="000F14CC" w:rsidRDefault="005B43FD" w:rsidP="005B43FD">
            <w:pPr>
              <w:spacing w:after="120"/>
              <w:rPr>
                <w:ins w:id="245" w:author="DIPLARIS, Martha" w:date="2020-06-04T12:38:00Z"/>
                <w:rFonts w:ascii="Times New Roman" w:hAnsi="Times New Roman" w:cs="Times New Roman"/>
                <w:color w:val="C00000"/>
              </w:rPr>
            </w:pPr>
            <w:ins w:id="246" w:author="DIPLARIS, Martha" w:date="2020-06-04T12:38:00Z">
              <w:r w:rsidRPr="000F14CC">
                <w:rPr>
                  <w:rFonts w:ascii="Times New Roman" w:hAnsi="Times New Roman" w:cs="Times New Roman"/>
                  <w:color w:val="C00000"/>
                </w:rPr>
                <w:t>decrease</w:t>
              </w:r>
            </w:ins>
          </w:p>
        </w:tc>
        <w:tc>
          <w:tcPr>
            <w:tcW w:w="1804" w:type="dxa"/>
          </w:tcPr>
          <w:p w14:paraId="2821D94B" w14:textId="77777777" w:rsidR="005B43FD" w:rsidRPr="000F14CC" w:rsidRDefault="005B43FD" w:rsidP="005B43FD">
            <w:pPr>
              <w:spacing w:after="120"/>
              <w:rPr>
                <w:ins w:id="247" w:author="DIPLARIS, Martha" w:date="2020-06-04T12:38:00Z"/>
                <w:rFonts w:ascii="Times New Roman" w:hAnsi="Times New Roman" w:cs="Times New Roman"/>
                <w:color w:val="C00000"/>
              </w:rPr>
            </w:pPr>
            <w:ins w:id="248" w:author="DIPLARIS, Martha" w:date="2020-06-04T12:38:00Z">
              <w:r w:rsidRPr="000F14CC">
                <w:rPr>
                  <w:rFonts w:ascii="Times New Roman" w:hAnsi="Times New Roman" w:cs="Times New Roman"/>
                  <w:color w:val="C00000"/>
                </w:rPr>
                <w:t>No change</w:t>
              </w:r>
            </w:ins>
          </w:p>
        </w:tc>
      </w:tr>
      <w:tr w:rsidR="005B43FD" w:rsidRPr="000F14CC" w14:paraId="31CC681B" w14:textId="77777777" w:rsidTr="005B43FD">
        <w:trPr>
          <w:ins w:id="249" w:author="DIPLARIS, Martha" w:date="2020-06-04T12:38:00Z"/>
        </w:trPr>
        <w:tc>
          <w:tcPr>
            <w:tcW w:w="1803" w:type="dxa"/>
          </w:tcPr>
          <w:p w14:paraId="6BBE0847" w14:textId="77777777" w:rsidR="005B43FD" w:rsidRPr="000F14CC" w:rsidRDefault="005B43FD" w:rsidP="005B43FD">
            <w:pPr>
              <w:spacing w:after="120"/>
              <w:rPr>
                <w:ins w:id="250" w:author="DIPLARIS, Martha" w:date="2020-06-04T12:38:00Z"/>
                <w:rFonts w:ascii="Times New Roman" w:hAnsi="Times New Roman" w:cs="Times New Roman"/>
                <w:color w:val="C00000"/>
              </w:rPr>
            </w:pPr>
            <w:ins w:id="251" w:author="DIPLARIS, Martha" w:date="2020-06-04T12:38:00Z">
              <w:r w:rsidRPr="000F14CC">
                <w:rPr>
                  <w:rFonts w:ascii="Times New Roman" w:hAnsi="Times New Roman" w:cs="Times New Roman"/>
                  <w:color w:val="C00000"/>
                </w:rPr>
                <w:t>The temperature is increased</w:t>
              </w:r>
            </w:ins>
          </w:p>
        </w:tc>
        <w:tc>
          <w:tcPr>
            <w:tcW w:w="1803" w:type="dxa"/>
          </w:tcPr>
          <w:p w14:paraId="74506A80" w14:textId="77777777" w:rsidR="005B43FD" w:rsidRPr="000F14CC" w:rsidRDefault="005B43FD" w:rsidP="005B43FD">
            <w:pPr>
              <w:spacing w:after="120"/>
              <w:rPr>
                <w:ins w:id="252" w:author="DIPLARIS, Martha" w:date="2020-06-04T12:38:00Z"/>
                <w:rFonts w:ascii="Times New Roman" w:hAnsi="Times New Roman" w:cs="Times New Roman"/>
                <w:color w:val="C00000"/>
              </w:rPr>
            </w:pPr>
            <w:ins w:id="253" w:author="DIPLARIS, Martha" w:date="2020-06-04T12:38:00Z">
              <w:r w:rsidRPr="000F14CC">
                <w:rPr>
                  <w:rFonts w:ascii="Times New Roman" w:hAnsi="Times New Roman" w:cs="Times New Roman"/>
                  <w:color w:val="C00000"/>
                </w:rPr>
                <w:t>increase</w:t>
              </w:r>
            </w:ins>
          </w:p>
        </w:tc>
        <w:tc>
          <w:tcPr>
            <w:tcW w:w="1803" w:type="dxa"/>
          </w:tcPr>
          <w:p w14:paraId="4C12A11E" w14:textId="77777777" w:rsidR="005B43FD" w:rsidRPr="000F14CC" w:rsidRDefault="005B43FD" w:rsidP="005B43FD">
            <w:pPr>
              <w:spacing w:after="120"/>
              <w:rPr>
                <w:ins w:id="254" w:author="DIPLARIS, Martha" w:date="2020-06-04T12:38:00Z"/>
                <w:rFonts w:ascii="Times New Roman" w:hAnsi="Times New Roman" w:cs="Times New Roman"/>
                <w:color w:val="C00000"/>
              </w:rPr>
            </w:pPr>
            <w:ins w:id="255" w:author="DIPLARIS, Martha" w:date="2020-06-04T12:38:00Z">
              <w:r w:rsidRPr="000F14CC">
                <w:rPr>
                  <w:rFonts w:ascii="Times New Roman" w:hAnsi="Times New Roman" w:cs="Times New Roman"/>
                  <w:color w:val="C00000"/>
                </w:rPr>
                <w:t>increase</w:t>
              </w:r>
            </w:ins>
          </w:p>
        </w:tc>
        <w:tc>
          <w:tcPr>
            <w:tcW w:w="1803" w:type="dxa"/>
          </w:tcPr>
          <w:p w14:paraId="01BBD60B" w14:textId="77777777" w:rsidR="005B43FD" w:rsidRPr="000F14CC" w:rsidRDefault="005B43FD" w:rsidP="005B43FD">
            <w:pPr>
              <w:spacing w:after="120"/>
              <w:rPr>
                <w:ins w:id="256" w:author="DIPLARIS, Martha" w:date="2020-06-04T12:38:00Z"/>
                <w:rFonts w:ascii="Times New Roman" w:hAnsi="Times New Roman" w:cs="Times New Roman"/>
                <w:color w:val="C00000"/>
              </w:rPr>
            </w:pPr>
            <w:ins w:id="257" w:author="DIPLARIS, Martha" w:date="2020-06-04T12:38:00Z">
              <w:r w:rsidRPr="000F14CC">
                <w:rPr>
                  <w:rFonts w:ascii="Times New Roman" w:hAnsi="Times New Roman" w:cs="Times New Roman"/>
                  <w:color w:val="C00000"/>
                </w:rPr>
                <w:t>decrease</w:t>
              </w:r>
            </w:ins>
          </w:p>
        </w:tc>
        <w:tc>
          <w:tcPr>
            <w:tcW w:w="1804" w:type="dxa"/>
          </w:tcPr>
          <w:p w14:paraId="1E0F04D1" w14:textId="77777777" w:rsidR="005B43FD" w:rsidRPr="000F14CC" w:rsidRDefault="005B43FD" w:rsidP="005B43FD">
            <w:pPr>
              <w:spacing w:after="120"/>
              <w:rPr>
                <w:ins w:id="258" w:author="DIPLARIS, Martha" w:date="2020-06-04T12:38:00Z"/>
                <w:rFonts w:ascii="Times New Roman" w:hAnsi="Times New Roman" w:cs="Times New Roman"/>
                <w:color w:val="C00000"/>
              </w:rPr>
            </w:pPr>
            <w:ins w:id="259" w:author="DIPLARIS, Martha" w:date="2020-06-04T12:38:00Z">
              <w:r w:rsidRPr="000F14CC">
                <w:rPr>
                  <w:rFonts w:ascii="Times New Roman" w:hAnsi="Times New Roman" w:cs="Times New Roman"/>
                  <w:color w:val="C00000"/>
                </w:rPr>
                <w:t>Decrease</w:t>
              </w:r>
            </w:ins>
          </w:p>
          <w:p w14:paraId="41388ED5" w14:textId="77777777" w:rsidR="005B43FD" w:rsidRPr="000F14CC" w:rsidRDefault="005B43FD" w:rsidP="005B43FD">
            <w:pPr>
              <w:spacing w:after="120"/>
              <w:rPr>
                <w:ins w:id="260" w:author="DIPLARIS, Martha" w:date="2020-06-04T12:38:00Z"/>
                <w:rFonts w:ascii="Times New Roman" w:hAnsi="Times New Roman" w:cs="Times New Roman"/>
                <w:color w:val="C00000"/>
              </w:rPr>
            </w:pPr>
            <w:ins w:id="261" w:author="DIPLARIS, Martha" w:date="2020-06-04T12:38:00Z">
              <w:r w:rsidRPr="000F14CC">
                <w:rPr>
                  <w:rFonts w:ascii="Times New Roman" w:hAnsi="Times New Roman" w:cs="Times New Roman"/>
                  <w:color w:val="C00000"/>
                </w:rPr>
                <w:t>K=</w:t>
              </w:r>
              <m:oMath>
                <m:f>
                  <m:fPr>
                    <m:ctrlPr>
                      <w:rPr>
                        <w:rFonts w:ascii="Cambria Math" w:hAnsi="Cambria Math" w:cs="Times New Roman"/>
                        <w:i/>
                        <w:color w:val="C00000"/>
                      </w:rPr>
                    </m:ctrlPr>
                  </m:fPr>
                  <m:num>
                    <m:r>
                      <w:rPr>
                        <w:rFonts w:ascii="Cambria Math" w:hAnsi="Cambria Math" w:cs="Times New Roman"/>
                        <w:color w:val="C00000"/>
                      </w:rPr>
                      <m:t>[products]</m:t>
                    </m:r>
                  </m:num>
                  <m:den>
                    <m:r>
                      <w:rPr>
                        <w:rFonts w:ascii="Cambria Math" w:hAnsi="Cambria Math" w:cs="Times New Roman"/>
                        <w:color w:val="C00000"/>
                      </w:rPr>
                      <m:t>[reactants]</m:t>
                    </m:r>
                  </m:den>
                </m:f>
              </m:oMath>
            </w:ins>
          </w:p>
        </w:tc>
      </w:tr>
      <w:tr w:rsidR="005B43FD" w:rsidRPr="000F14CC" w14:paraId="48F16B27" w14:textId="77777777" w:rsidTr="005B43FD">
        <w:trPr>
          <w:ins w:id="262" w:author="DIPLARIS, Martha" w:date="2020-06-04T12:38:00Z"/>
        </w:trPr>
        <w:tc>
          <w:tcPr>
            <w:tcW w:w="1803" w:type="dxa"/>
          </w:tcPr>
          <w:p w14:paraId="09C2AEC6" w14:textId="77777777" w:rsidR="005B43FD" w:rsidRPr="000F14CC" w:rsidRDefault="005B43FD" w:rsidP="005B43FD">
            <w:pPr>
              <w:spacing w:after="120"/>
              <w:rPr>
                <w:ins w:id="263" w:author="DIPLARIS, Martha" w:date="2020-06-04T12:38:00Z"/>
                <w:rFonts w:ascii="Times New Roman" w:hAnsi="Times New Roman" w:cs="Times New Roman"/>
                <w:color w:val="C00000"/>
              </w:rPr>
            </w:pPr>
            <w:ins w:id="264" w:author="DIPLARIS, Martha" w:date="2020-06-04T12:38:00Z">
              <w:r w:rsidRPr="000F14CC">
                <w:rPr>
                  <w:rFonts w:ascii="Times New Roman" w:hAnsi="Times New Roman" w:cs="Times New Roman"/>
                  <w:color w:val="C00000"/>
                </w:rPr>
                <w:t>Pressure is increased</w:t>
              </w:r>
            </w:ins>
          </w:p>
        </w:tc>
        <w:tc>
          <w:tcPr>
            <w:tcW w:w="1803" w:type="dxa"/>
          </w:tcPr>
          <w:p w14:paraId="0CB7A90A" w14:textId="77777777" w:rsidR="005B43FD" w:rsidRPr="000F14CC" w:rsidRDefault="005B43FD" w:rsidP="005B43FD">
            <w:pPr>
              <w:spacing w:after="120"/>
              <w:rPr>
                <w:ins w:id="265" w:author="DIPLARIS, Martha" w:date="2020-06-04T12:38:00Z"/>
                <w:rFonts w:ascii="Times New Roman" w:hAnsi="Times New Roman" w:cs="Times New Roman"/>
                <w:color w:val="C00000"/>
              </w:rPr>
            </w:pPr>
            <w:ins w:id="266" w:author="DIPLARIS, Martha" w:date="2020-06-04T12:38:00Z">
              <w:r w:rsidRPr="000F14CC">
                <w:rPr>
                  <w:rFonts w:ascii="Times New Roman" w:hAnsi="Times New Roman" w:cs="Times New Roman"/>
                  <w:color w:val="C00000"/>
                </w:rPr>
                <w:t>No change</w:t>
              </w:r>
            </w:ins>
          </w:p>
        </w:tc>
        <w:tc>
          <w:tcPr>
            <w:tcW w:w="1803" w:type="dxa"/>
          </w:tcPr>
          <w:p w14:paraId="7CDCA691" w14:textId="77777777" w:rsidR="005B43FD" w:rsidRPr="000F14CC" w:rsidRDefault="005B43FD" w:rsidP="005B43FD">
            <w:pPr>
              <w:spacing w:after="120"/>
              <w:rPr>
                <w:ins w:id="267" w:author="DIPLARIS, Martha" w:date="2020-06-04T12:38:00Z"/>
                <w:rFonts w:ascii="Times New Roman" w:hAnsi="Times New Roman" w:cs="Times New Roman"/>
                <w:color w:val="C00000"/>
              </w:rPr>
            </w:pPr>
            <w:ins w:id="268" w:author="DIPLARIS, Martha" w:date="2020-06-04T12:38:00Z">
              <w:r w:rsidRPr="000F14CC">
                <w:rPr>
                  <w:rFonts w:ascii="Times New Roman" w:hAnsi="Times New Roman" w:cs="Times New Roman"/>
                  <w:color w:val="C00000"/>
                </w:rPr>
                <w:t>No change</w:t>
              </w:r>
            </w:ins>
          </w:p>
        </w:tc>
        <w:tc>
          <w:tcPr>
            <w:tcW w:w="1803" w:type="dxa"/>
          </w:tcPr>
          <w:p w14:paraId="37EF02E2" w14:textId="77777777" w:rsidR="005B43FD" w:rsidRPr="000F14CC" w:rsidRDefault="005B43FD" w:rsidP="005B43FD">
            <w:pPr>
              <w:spacing w:after="120"/>
              <w:rPr>
                <w:ins w:id="269" w:author="DIPLARIS, Martha" w:date="2020-06-04T12:38:00Z"/>
                <w:rFonts w:ascii="Times New Roman" w:hAnsi="Times New Roman" w:cs="Times New Roman"/>
                <w:color w:val="C00000"/>
              </w:rPr>
            </w:pPr>
            <w:ins w:id="270" w:author="DIPLARIS, Martha" w:date="2020-06-04T12:38:00Z">
              <w:r w:rsidRPr="000F14CC">
                <w:rPr>
                  <w:rFonts w:ascii="Times New Roman" w:hAnsi="Times New Roman" w:cs="Times New Roman"/>
                  <w:color w:val="C00000"/>
                </w:rPr>
                <w:t>No change</w:t>
              </w:r>
            </w:ins>
          </w:p>
        </w:tc>
        <w:tc>
          <w:tcPr>
            <w:tcW w:w="1804" w:type="dxa"/>
          </w:tcPr>
          <w:p w14:paraId="674E7BD4" w14:textId="77777777" w:rsidR="005B43FD" w:rsidRPr="000F14CC" w:rsidRDefault="005B43FD" w:rsidP="005B43FD">
            <w:pPr>
              <w:spacing w:after="120"/>
              <w:rPr>
                <w:ins w:id="271" w:author="DIPLARIS, Martha" w:date="2020-06-04T12:38:00Z"/>
                <w:rFonts w:ascii="Times New Roman" w:hAnsi="Times New Roman" w:cs="Times New Roman"/>
                <w:color w:val="C00000"/>
              </w:rPr>
            </w:pPr>
            <w:ins w:id="272" w:author="DIPLARIS, Martha" w:date="2020-06-04T12:38:00Z">
              <w:r w:rsidRPr="000F14CC">
                <w:rPr>
                  <w:rFonts w:ascii="Times New Roman" w:hAnsi="Times New Roman" w:cs="Times New Roman"/>
                  <w:color w:val="C00000"/>
                </w:rPr>
                <w:t>No change</w:t>
              </w:r>
            </w:ins>
          </w:p>
        </w:tc>
      </w:tr>
    </w:tbl>
    <w:p w14:paraId="0DBCA67C" w14:textId="08B58E69" w:rsidR="005B43FD" w:rsidDel="00582EF8" w:rsidRDefault="005B43FD" w:rsidP="005B29D5">
      <w:pPr>
        <w:spacing w:after="120" w:line="240" w:lineRule="auto"/>
        <w:rPr>
          <w:del w:id="273" w:author="DIPLARIS, Martha" w:date="2020-06-04T12:40:00Z"/>
          <w:rFonts w:ascii="Times New Roman" w:hAnsi="Times New Roman" w:cs="Times New Roman"/>
          <w:color w:val="C00000"/>
        </w:rPr>
      </w:pPr>
    </w:p>
    <w:p w14:paraId="3824F86F" w14:textId="77777777" w:rsidR="00582EF8" w:rsidRPr="00D3077F" w:rsidRDefault="00582EF8" w:rsidP="005B29D5">
      <w:pPr>
        <w:spacing w:after="120" w:line="240" w:lineRule="auto"/>
        <w:rPr>
          <w:ins w:id="274" w:author="DIPLARIS, Martha" w:date="2020-06-04T12:40:00Z"/>
          <w:b/>
          <w:color w:val="000000" w:themeColor="text1"/>
        </w:rPr>
      </w:pPr>
    </w:p>
    <w:p w14:paraId="580E941C" w14:textId="2E80F746" w:rsidR="00CE3CB2" w:rsidRDefault="00582EF8" w:rsidP="005B29D5">
      <w:pPr>
        <w:spacing w:after="120" w:line="240" w:lineRule="auto"/>
        <w:rPr>
          <w:ins w:id="275" w:author="DIPLARIS, Martha" w:date="2020-06-04T12:40:00Z"/>
          <w:rFonts w:ascii="Times New Roman" w:hAnsi="Times New Roman" w:cs="Times New Roman"/>
          <w:color w:val="C00000"/>
        </w:rPr>
      </w:pPr>
      <w:ins w:id="276" w:author="DIPLARIS, Martha" w:date="2020-06-04T12:40:00Z">
        <w:r>
          <w:rPr>
            <w:rFonts w:ascii="Times New Roman" w:hAnsi="Times New Roman" w:cs="Times New Roman"/>
            <w:color w:val="C00000"/>
          </w:rPr>
          <w:t xml:space="preserve">                                           (</w:t>
        </w:r>
      </w:ins>
      <w:ins w:id="277" w:author="DIPLARIS, Martha" w:date="2020-06-04T12:38:00Z">
        <w:r w:rsidR="005B43FD" w:rsidRPr="00582EF8">
          <w:rPr>
            <w:rFonts w:ascii="Times New Roman" w:hAnsi="Times New Roman" w:cs="Times New Roman"/>
            <w:color w:val="C00000"/>
            <w:rPrChange w:id="278" w:author="DIPLARIS, Martha" w:date="2020-06-04T12:40:00Z">
              <w:rPr/>
            </w:rPrChange>
          </w:rPr>
          <w:t>1 mark for ea</w:t>
        </w:r>
        <w:r w:rsidRPr="00582EF8">
          <w:rPr>
            <w:rFonts w:ascii="Times New Roman" w:hAnsi="Times New Roman" w:cs="Times New Roman"/>
            <w:color w:val="C00000"/>
            <w:rPrChange w:id="279" w:author="DIPLARIS, Martha" w:date="2020-06-04T12:40:00Z">
              <w:rPr>
                <w:rFonts w:ascii="Times New Roman" w:hAnsi="Times New Roman" w:cs="Times New Roman"/>
                <w:color w:val="FF0000"/>
              </w:rPr>
            </w:rPrChange>
          </w:rPr>
          <w:t xml:space="preserve">ch </w:t>
        </w:r>
      </w:ins>
      <w:ins w:id="280" w:author="DIPLARIS, Martha" w:date="2020-06-04T12:39:00Z">
        <w:r w:rsidRPr="00582EF8">
          <w:rPr>
            <w:rFonts w:ascii="Times New Roman" w:hAnsi="Times New Roman" w:cs="Times New Roman"/>
            <w:color w:val="C00000"/>
            <w:rPrChange w:id="281" w:author="DIPLARIS, Martha" w:date="2020-06-04T12:40:00Z">
              <w:rPr>
                <w:rFonts w:ascii="Times New Roman" w:hAnsi="Times New Roman" w:cs="Times New Roman"/>
                <w:color w:val="FF0000"/>
              </w:rPr>
            </w:rPrChange>
          </w:rPr>
          <w:t>row fully correct</w:t>
        </w:r>
      </w:ins>
      <w:ins w:id="282" w:author="DIPLARIS, Martha" w:date="2020-06-04T12:40:00Z">
        <w:r>
          <w:rPr>
            <w:rFonts w:ascii="Times New Roman" w:hAnsi="Times New Roman" w:cs="Times New Roman"/>
            <w:color w:val="C00000"/>
          </w:rPr>
          <w:t>)</w:t>
        </w:r>
      </w:ins>
      <w:ins w:id="283" w:author="DIPLARIS, Martha" w:date="2020-06-04T12:39:00Z">
        <w:r w:rsidRPr="00582EF8">
          <w:rPr>
            <w:rFonts w:ascii="Times New Roman" w:hAnsi="Times New Roman" w:cs="Times New Roman"/>
            <w:color w:val="C00000"/>
            <w:rPrChange w:id="284" w:author="DIPLARIS, Martha" w:date="2020-06-04T12:40:00Z">
              <w:rPr>
                <w:rFonts w:ascii="Times New Roman" w:hAnsi="Times New Roman" w:cs="Times New Roman"/>
                <w:color w:val="FF0000"/>
              </w:rPr>
            </w:rPrChange>
          </w:rPr>
          <w:t xml:space="preserve">  x 4 = 4 marks</w:t>
        </w:r>
      </w:ins>
    </w:p>
    <w:p w14:paraId="55C2AA41" w14:textId="35ABFF2E" w:rsidR="00582EF8" w:rsidRPr="00582EF8" w:rsidRDefault="00582EF8" w:rsidP="005B29D5">
      <w:pPr>
        <w:spacing w:after="120" w:line="240" w:lineRule="auto"/>
        <w:rPr>
          <w:rFonts w:ascii="Times New Roman" w:hAnsi="Times New Roman" w:cs="Times New Roman"/>
          <w:color w:val="C00000"/>
          <w:rPrChange w:id="285" w:author="DIPLARIS, Martha" w:date="2020-06-04T12:40:00Z">
            <w:rPr/>
          </w:rPrChange>
        </w:rPr>
      </w:pPr>
      <w:ins w:id="286" w:author="DIPLARIS, Martha" w:date="2020-06-04T12:40:00Z">
        <w:r>
          <w:rPr>
            <w:rFonts w:ascii="Times New Roman" w:hAnsi="Times New Roman" w:cs="Times New Roman"/>
            <w:color w:val="C00000"/>
          </w:rPr>
          <w:t xml:space="preserve">         </w:t>
        </w:r>
      </w:ins>
    </w:p>
    <w:p w14:paraId="49F9D850" w14:textId="75ED7781" w:rsidR="00363AD7" w:rsidRDefault="004D54FA" w:rsidP="005B29D5">
      <w:pPr>
        <w:spacing w:after="120" w:line="240" w:lineRule="auto"/>
        <w:rPr>
          <w:rFonts w:ascii="Times New Roman" w:eastAsia="MS Mincho" w:hAnsi="Times New Roman" w:cs="Times New Roman"/>
          <w:b/>
          <w:color w:val="000000" w:themeColor="text1"/>
        </w:rPr>
      </w:pPr>
      <w:r>
        <w:rPr>
          <w:rFonts w:ascii="Times New Roman" w:eastAsia="MS Mincho" w:hAnsi="Times New Roman" w:cs="Times New Roman"/>
          <w:b/>
          <w:color w:val="000000" w:themeColor="text1"/>
        </w:rPr>
        <w:lastRenderedPageBreak/>
        <w:t>Question 2</w:t>
      </w:r>
      <w:r w:rsidR="00581DF2">
        <w:rPr>
          <w:rFonts w:ascii="Times New Roman" w:eastAsia="MS Mincho" w:hAnsi="Times New Roman" w:cs="Times New Roman"/>
          <w:b/>
          <w:color w:val="000000" w:themeColor="text1"/>
        </w:rPr>
        <w:t xml:space="preserve">     </w:t>
      </w:r>
      <w:r>
        <w:rPr>
          <w:rFonts w:ascii="Times New Roman" w:eastAsia="MS Mincho" w:hAnsi="Times New Roman" w:cs="Times New Roman"/>
          <w:b/>
          <w:color w:val="000000" w:themeColor="text1"/>
        </w:rPr>
        <w:t>(</w:t>
      </w:r>
      <w:r w:rsidR="00581DF2">
        <w:rPr>
          <w:rFonts w:ascii="Times New Roman" w:eastAsia="MS Mincho" w:hAnsi="Times New Roman" w:cs="Times New Roman"/>
          <w:b/>
          <w:color w:val="000000" w:themeColor="text1"/>
        </w:rPr>
        <w:t>10 marks</w:t>
      </w:r>
      <w:r>
        <w:rPr>
          <w:rFonts w:ascii="Times New Roman" w:eastAsia="MS Mincho" w:hAnsi="Times New Roman" w:cs="Times New Roman"/>
          <w:b/>
          <w:color w:val="000000" w:themeColor="text1"/>
        </w:rPr>
        <w:t>)</w:t>
      </w:r>
    </w:p>
    <w:p w14:paraId="7368A9AD" w14:textId="3C93850D" w:rsidR="001E73EB" w:rsidRDefault="001E73EB" w:rsidP="005B29D5">
      <w:pPr>
        <w:spacing w:after="120" w:line="240" w:lineRule="auto"/>
        <w:rPr>
          <w:rFonts w:ascii="Times New Roman" w:eastAsia="MS Mincho" w:hAnsi="Times New Roman" w:cs="Times New Roman"/>
          <w:color w:val="000000" w:themeColor="text1"/>
        </w:rPr>
      </w:pPr>
      <w:r>
        <w:rPr>
          <w:rFonts w:ascii="Times New Roman" w:eastAsia="MS Mincho" w:hAnsi="Times New Roman" w:cs="Times New Roman"/>
          <w:color w:val="000000" w:themeColor="text1"/>
        </w:rPr>
        <w:t>Hydrogen peroxide is a mild antiseptic which can decompose according to the equation:</w:t>
      </w:r>
    </w:p>
    <w:p w14:paraId="02641E9D" w14:textId="343FB65B" w:rsidR="001E73EB" w:rsidRDefault="001E73EB" w:rsidP="005B29D5">
      <w:pPr>
        <w:spacing w:after="120" w:line="240" w:lineRule="auto"/>
        <w:rPr>
          <w:rFonts w:ascii="Times New Roman" w:eastAsia="MS Mincho" w:hAnsi="Times New Roman" w:cs="Times New Roman"/>
          <w:color w:val="000000" w:themeColor="text1"/>
        </w:rPr>
      </w:pPr>
      <w:r>
        <w:rPr>
          <w:rFonts w:ascii="Times New Roman" w:eastAsia="MS Mincho" w:hAnsi="Times New Roman" w:cs="Times New Roman"/>
          <w:color w:val="000000" w:themeColor="text1"/>
        </w:rPr>
        <w:t xml:space="preserve">                                                              catalyst</w:t>
      </w:r>
    </w:p>
    <w:p w14:paraId="74DDB0B8" w14:textId="39934062" w:rsidR="001E73EB" w:rsidRDefault="001E73EB" w:rsidP="005B29D5">
      <w:pPr>
        <w:spacing w:after="120" w:line="240" w:lineRule="auto"/>
        <w:rPr>
          <w:rFonts w:ascii="Times New Roman" w:eastAsia="MS Mincho" w:hAnsi="Times New Roman" w:cs="Times New Roman"/>
          <w:color w:val="000000" w:themeColor="text1"/>
        </w:rPr>
      </w:pPr>
      <w:r>
        <w:rPr>
          <w:rFonts w:ascii="Times New Roman" w:eastAsia="MS Mincho" w:hAnsi="Times New Roman" w:cs="Times New Roman"/>
          <w:color w:val="000000" w:themeColor="text1"/>
        </w:rPr>
        <w:t xml:space="preserve">                                         2H</w:t>
      </w:r>
      <w:r w:rsidRPr="001E73EB">
        <w:rPr>
          <w:rFonts w:ascii="Times New Roman" w:eastAsia="MS Mincho" w:hAnsi="Times New Roman" w:cs="Times New Roman"/>
          <w:color w:val="000000" w:themeColor="text1"/>
          <w:vertAlign w:val="subscript"/>
        </w:rPr>
        <w:t>2</w:t>
      </w:r>
      <w:r>
        <w:rPr>
          <w:rFonts w:ascii="Times New Roman" w:eastAsia="MS Mincho" w:hAnsi="Times New Roman" w:cs="Times New Roman"/>
          <w:color w:val="000000" w:themeColor="text1"/>
        </w:rPr>
        <w:t>O</w:t>
      </w:r>
      <w:r w:rsidRPr="001E73EB">
        <w:rPr>
          <w:rFonts w:ascii="Times New Roman" w:eastAsia="MS Mincho" w:hAnsi="Times New Roman" w:cs="Times New Roman"/>
          <w:color w:val="000000" w:themeColor="text1"/>
          <w:vertAlign w:val="subscript"/>
        </w:rPr>
        <w:t>2</w:t>
      </w:r>
      <w:r>
        <w:rPr>
          <w:rFonts w:ascii="Times New Roman" w:eastAsia="MS Mincho" w:hAnsi="Times New Roman" w:cs="Times New Roman"/>
          <w:color w:val="000000" w:themeColor="text1"/>
        </w:rPr>
        <w:t xml:space="preserve"> (aq)       →        2H</w:t>
      </w:r>
      <w:r w:rsidRPr="001E73EB">
        <w:rPr>
          <w:rFonts w:ascii="Times New Roman" w:eastAsia="MS Mincho" w:hAnsi="Times New Roman" w:cs="Times New Roman"/>
          <w:color w:val="000000" w:themeColor="text1"/>
          <w:vertAlign w:val="subscript"/>
        </w:rPr>
        <w:t>2</w:t>
      </w:r>
      <w:r>
        <w:rPr>
          <w:rFonts w:ascii="Times New Roman" w:eastAsia="MS Mincho" w:hAnsi="Times New Roman" w:cs="Times New Roman"/>
          <w:color w:val="000000" w:themeColor="text1"/>
        </w:rPr>
        <w:t>O (l)    + O</w:t>
      </w:r>
      <w:r w:rsidRPr="001E73EB">
        <w:rPr>
          <w:rFonts w:ascii="Times New Roman" w:eastAsia="MS Mincho" w:hAnsi="Times New Roman" w:cs="Times New Roman"/>
          <w:color w:val="000000" w:themeColor="text1"/>
          <w:vertAlign w:val="subscript"/>
        </w:rPr>
        <w:t>2</w:t>
      </w:r>
      <w:r>
        <w:rPr>
          <w:rFonts w:ascii="Times New Roman" w:eastAsia="MS Mincho" w:hAnsi="Times New Roman" w:cs="Times New Roman"/>
          <w:color w:val="000000" w:themeColor="text1"/>
        </w:rPr>
        <w:t xml:space="preserve"> (g)</w:t>
      </w:r>
    </w:p>
    <w:p w14:paraId="6119C132" w14:textId="77777777" w:rsidR="00FF65E8" w:rsidRDefault="00FF65E8" w:rsidP="005B29D5">
      <w:pPr>
        <w:spacing w:after="120" w:line="240" w:lineRule="auto"/>
        <w:rPr>
          <w:rFonts w:ascii="Times New Roman" w:eastAsia="MS Mincho" w:hAnsi="Times New Roman" w:cs="Times New Roman"/>
          <w:color w:val="000000" w:themeColor="text1"/>
        </w:rPr>
      </w:pPr>
    </w:p>
    <w:p w14:paraId="33E43C86" w14:textId="14D49B0C" w:rsidR="00FF65E8" w:rsidRDefault="002457F0" w:rsidP="00A54EC9">
      <w:pPr>
        <w:pStyle w:val="ListParagraph"/>
        <w:numPr>
          <w:ilvl w:val="0"/>
          <w:numId w:val="15"/>
        </w:numPr>
        <w:spacing w:after="120" w:line="240" w:lineRule="auto"/>
        <w:ind w:left="567" w:hanging="567"/>
        <w:rPr>
          <w:rFonts w:ascii="Times New Roman" w:eastAsia="MS Mincho" w:hAnsi="Times New Roman" w:cs="Times New Roman"/>
          <w:color w:val="000000" w:themeColor="text1"/>
        </w:rPr>
      </w:pPr>
      <w:r>
        <w:rPr>
          <w:rFonts w:ascii="Times New Roman" w:eastAsia="MS Mincho" w:hAnsi="Times New Roman" w:cs="Times New Roman"/>
          <w:color w:val="000000" w:themeColor="text1"/>
        </w:rPr>
        <w:t>Referring to the Collision Theory, e</w:t>
      </w:r>
      <w:r w:rsidR="00AA0F19">
        <w:rPr>
          <w:rFonts w:ascii="Times New Roman" w:eastAsia="MS Mincho" w:hAnsi="Times New Roman" w:cs="Times New Roman"/>
          <w:color w:val="000000" w:themeColor="text1"/>
        </w:rPr>
        <w:t>xplain the role of the catalyst in the decomposition of hydrogen peroxid</w:t>
      </w:r>
      <w:ins w:id="287" w:author="DIPLARIS, Martha" w:date="2020-05-25T10:41:00Z">
        <w:r w:rsidR="0087195E">
          <w:rPr>
            <w:rFonts w:ascii="Times New Roman" w:eastAsia="MS Mincho" w:hAnsi="Times New Roman" w:cs="Times New Roman"/>
            <w:color w:val="000000" w:themeColor="text1"/>
          </w:rPr>
          <w:t>e</w:t>
        </w:r>
      </w:ins>
      <w:del w:id="288" w:author="DIPLARIS, Martha" w:date="2020-05-25T10:41:00Z">
        <w:r w:rsidR="00AA0F19" w:rsidDel="0087195E">
          <w:rPr>
            <w:rFonts w:ascii="Times New Roman" w:eastAsia="MS Mincho" w:hAnsi="Times New Roman" w:cs="Times New Roman"/>
            <w:color w:val="000000" w:themeColor="text1"/>
          </w:rPr>
          <w:delText>e in terms of particles</w:delText>
        </w:r>
      </w:del>
      <w:r w:rsidR="00AA0F19">
        <w:rPr>
          <w:rFonts w:ascii="Times New Roman" w:eastAsia="MS Mincho" w:hAnsi="Times New Roman" w:cs="Times New Roman"/>
          <w:color w:val="000000" w:themeColor="text1"/>
        </w:rPr>
        <w:t>.</w:t>
      </w:r>
    </w:p>
    <w:p w14:paraId="2AC0B2EC" w14:textId="7EA6801D" w:rsidR="00EC73E7" w:rsidRDefault="00EC73E7" w:rsidP="00EC73E7">
      <w:pPr>
        <w:pStyle w:val="ListParagraph"/>
        <w:spacing w:after="120" w:line="240" w:lineRule="auto"/>
        <w:ind w:left="567"/>
        <w:jc w:val="right"/>
        <w:rPr>
          <w:rFonts w:ascii="Times New Roman" w:eastAsia="MS Mincho" w:hAnsi="Times New Roman" w:cs="Times New Roman"/>
          <w:color w:val="000000" w:themeColor="text1"/>
        </w:rPr>
      </w:pPr>
      <w:r>
        <w:rPr>
          <w:rFonts w:ascii="Times New Roman" w:eastAsia="MS Mincho" w:hAnsi="Times New Roman" w:cs="Times New Roman"/>
          <w:color w:val="000000" w:themeColor="text1"/>
        </w:rPr>
        <w:t xml:space="preserve">                                                                                                                                  (2 marks)</w:t>
      </w:r>
    </w:p>
    <w:p w14:paraId="6E730042" w14:textId="77777777" w:rsidR="00FF65E8" w:rsidRDefault="00FF65E8" w:rsidP="00FF65E8">
      <w:pPr>
        <w:pStyle w:val="ListParagraph"/>
        <w:spacing w:after="120" w:line="240" w:lineRule="auto"/>
        <w:ind w:left="567"/>
        <w:rPr>
          <w:rFonts w:ascii="Times New Roman" w:eastAsia="MS Mincho" w:hAnsi="Times New Roman" w:cs="Times New Roman"/>
          <w:color w:val="000000" w:themeColor="text1"/>
        </w:rPr>
      </w:pPr>
    </w:p>
    <w:p w14:paraId="16E10E91" w14:textId="36CBBCA7" w:rsidR="00FF65E8" w:rsidDel="001616DD" w:rsidRDefault="00FF65E8" w:rsidP="00FF65E8">
      <w:pPr>
        <w:pStyle w:val="ListParagraph"/>
        <w:spacing w:after="120" w:line="240" w:lineRule="auto"/>
        <w:ind w:left="567"/>
        <w:rPr>
          <w:del w:id="289" w:author="DIPLARIS, Martha" w:date="2020-06-09T05:58:00Z"/>
          <w:rFonts w:ascii="Times New Roman" w:eastAsia="MS Mincho" w:hAnsi="Times New Roman" w:cs="Times New Roman"/>
          <w:color w:val="000000" w:themeColor="text1"/>
        </w:rPr>
      </w:pPr>
    </w:p>
    <w:tbl>
      <w:tblPr>
        <w:tblStyle w:val="TableGrid"/>
        <w:tblW w:w="9214" w:type="dxa"/>
        <w:tblInd w:w="-5" w:type="dxa"/>
        <w:tblBorders>
          <w:left w:val="none" w:sz="0" w:space="0" w:color="auto"/>
          <w:right w:val="none" w:sz="0" w:space="0" w:color="auto"/>
        </w:tblBorders>
        <w:tblLook w:val="04A0" w:firstRow="1" w:lastRow="0" w:firstColumn="1" w:lastColumn="0" w:noHBand="0" w:noVBand="1"/>
      </w:tblPr>
      <w:tblGrid>
        <w:gridCol w:w="9214"/>
      </w:tblGrid>
      <w:tr w:rsidR="00FF65E8" w:rsidDel="001616DD" w14:paraId="1D8C601C" w14:textId="04DFC5AF" w:rsidTr="00E800B7">
        <w:trPr>
          <w:trHeight w:val="454"/>
          <w:del w:id="290" w:author="DIPLARIS, Martha" w:date="2020-06-09T05:58:00Z"/>
        </w:trPr>
        <w:tc>
          <w:tcPr>
            <w:tcW w:w="9214" w:type="dxa"/>
          </w:tcPr>
          <w:p w14:paraId="5CF77D3C" w14:textId="5F1D5F59" w:rsidR="00FF65E8" w:rsidDel="001616DD" w:rsidRDefault="00FF65E8" w:rsidP="00FF65E8">
            <w:pPr>
              <w:pStyle w:val="ListParagraph"/>
              <w:spacing w:after="120"/>
              <w:ind w:left="0"/>
              <w:rPr>
                <w:del w:id="291" w:author="DIPLARIS, Martha" w:date="2020-06-09T05:58:00Z"/>
                <w:rFonts w:ascii="Times New Roman" w:eastAsia="MS Mincho" w:hAnsi="Times New Roman" w:cs="Times New Roman"/>
                <w:color w:val="000000" w:themeColor="text1"/>
              </w:rPr>
            </w:pPr>
          </w:p>
        </w:tc>
      </w:tr>
      <w:tr w:rsidR="00FF65E8" w:rsidDel="001616DD" w14:paraId="68CE5DEE" w14:textId="4083E16A" w:rsidTr="00E800B7">
        <w:trPr>
          <w:trHeight w:val="454"/>
          <w:del w:id="292" w:author="DIPLARIS, Martha" w:date="2020-06-09T05:58:00Z"/>
        </w:trPr>
        <w:tc>
          <w:tcPr>
            <w:tcW w:w="9214" w:type="dxa"/>
          </w:tcPr>
          <w:p w14:paraId="2D4FC892" w14:textId="17AF70B7" w:rsidR="00FF65E8" w:rsidDel="001616DD" w:rsidRDefault="00FF65E8" w:rsidP="00FF65E8">
            <w:pPr>
              <w:pStyle w:val="ListParagraph"/>
              <w:spacing w:after="120"/>
              <w:ind w:left="0"/>
              <w:rPr>
                <w:del w:id="293" w:author="DIPLARIS, Martha" w:date="2020-06-09T05:58:00Z"/>
                <w:rFonts w:ascii="Times New Roman" w:eastAsia="MS Mincho" w:hAnsi="Times New Roman" w:cs="Times New Roman"/>
                <w:color w:val="000000" w:themeColor="text1"/>
              </w:rPr>
            </w:pPr>
          </w:p>
        </w:tc>
      </w:tr>
      <w:tr w:rsidR="00FF65E8" w:rsidDel="001616DD" w14:paraId="3B97FFC0" w14:textId="1CBC15C4" w:rsidTr="00E800B7">
        <w:trPr>
          <w:trHeight w:val="454"/>
          <w:del w:id="294" w:author="DIPLARIS, Martha" w:date="2020-06-09T05:58:00Z"/>
        </w:trPr>
        <w:tc>
          <w:tcPr>
            <w:tcW w:w="9214" w:type="dxa"/>
          </w:tcPr>
          <w:p w14:paraId="4FF66BF2" w14:textId="1E6B7D8C" w:rsidR="00FF65E8" w:rsidDel="001616DD" w:rsidRDefault="00FF65E8" w:rsidP="00FF65E8">
            <w:pPr>
              <w:pStyle w:val="ListParagraph"/>
              <w:spacing w:after="120"/>
              <w:ind w:left="0"/>
              <w:rPr>
                <w:del w:id="295" w:author="DIPLARIS, Martha" w:date="2020-06-09T05:58:00Z"/>
                <w:rFonts w:ascii="Times New Roman" w:eastAsia="MS Mincho" w:hAnsi="Times New Roman" w:cs="Times New Roman"/>
                <w:color w:val="000000" w:themeColor="text1"/>
              </w:rPr>
            </w:pPr>
          </w:p>
        </w:tc>
      </w:tr>
    </w:tbl>
    <w:p w14:paraId="2A08C359" w14:textId="1485632E" w:rsidR="00FF65E8" w:rsidRPr="00624CBE" w:rsidDel="00624CBE" w:rsidRDefault="00FF65E8">
      <w:pPr>
        <w:spacing w:after="120" w:line="240" w:lineRule="auto"/>
        <w:rPr>
          <w:del w:id="296" w:author="DIPLARIS, Martha" w:date="2020-05-25T09:09:00Z"/>
          <w:rFonts w:ascii="Times New Roman" w:eastAsia="MS Mincho" w:hAnsi="Times New Roman" w:cs="Times New Roman"/>
          <w:color w:val="000000" w:themeColor="text1"/>
          <w:rPrChange w:id="297" w:author="DIPLARIS, Martha" w:date="2020-05-25T09:09:00Z">
            <w:rPr>
              <w:del w:id="298" w:author="DIPLARIS, Martha" w:date="2020-05-25T09:09:00Z"/>
            </w:rPr>
          </w:rPrChange>
        </w:rPr>
        <w:pPrChange w:id="299" w:author="DIPLARIS, Martha" w:date="2020-05-25T09:09:00Z">
          <w:pPr>
            <w:pStyle w:val="ListParagraph"/>
            <w:spacing w:after="120" w:line="240" w:lineRule="auto"/>
            <w:ind w:left="567"/>
          </w:pPr>
        </w:pPrChange>
      </w:pPr>
    </w:p>
    <w:p w14:paraId="4B95DBA7" w14:textId="77777777" w:rsidR="001616DD" w:rsidRPr="001616DD" w:rsidRDefault="001616DD" w:rsidP="001616DD">
      <w:pPr>
        <w:pStyle w:val="ListParagraph"/>
        <w:spacing w:after="120" w:line="240" w:lineRule="auto"/>
        <w:ind w:left="0" w:right="-330"/>
        <w:rPr>
          <w:ins w:id="300" w:author="DIPLARIS, Martha" w:date="2020-06-09T05:59:00Z"/>
          <w:rFonts w:ascii="Times New Roman" w:hAnsi="Times New Roman" w:cs="Times New Roman"/>
          <w:color w:val="C00000"/>
          <w:shd w:val="clear" w:color="auto" w:fill="FFFFFF"/>
        </w:rPr>
      </w:pPr>
      <w:ins w:id="301" w:author="DIPLARIS, Martha" w:date="2020-06-09T05:59:00Z">
        <w:r w:rsidRPr="001616DD">
          <w:rPr>
            <w:rFonts w:ascii="Times New Roman" w:eastAsia="MS Mincho" w:hAnsi="Times New Roman" w:cs="Times New Roman"/>
            <w:color w:val="C00000"/>
          </w:rPr>
          <w:t xml:space="preserve">A catalyst is a substance which </w:t>
        </w:r>
        <w:r w:rsidRPr="001616DD">
          <w:rPr>
            <w:rFonts w:ascii="Times New Roman" w:eastAsia="MS Mincho" w:hAnsi="Times New Roman" w:cs="Times New Roman"/>
            <w:b/>
            <w:color w:val="C00000"/>
          </w:rPr>
          <w:t xml:space="preserve">speeds up the rate of a reaction </w:t>
        </w:r>
        <w:r w:rsidRPr="001616DD">
          <w:rPr>
            <w:rFonts w:ascii="Times New Roman" w:hAnsi="Times New Roman" w:cs="Times New Roman"/>
            <w:color w:val="C00000"/>
            <w:shd w:val="clear" w:color="auto" w:fill="FFFFFF"/>
            <w:rPrChange w:id="302" w:author="DIPLARIS, Martha" w:date="2020-06-09T06:02:00Z">
              <w:rPr>
                <w:rFonts w:ascii="Times New Roman" w:hAnsi="Times New Roman" w:cs="Times New Roman"/>
                <w:b/>
                <w:color w:val="C00000"/>
                <w:shd w:val="clear" w:color="auto" w:fill="FFFFFF"/>
              </w:rPr>
            </w:rPrChange>
          </w:rPr>
          <w:t>but is not consumed by the reaction.</w:t>
        </w:r>
      </w:ins>
    </w:p>
    <w:p w14:paraId="4F1871E7" w14:textId="77777777" w:rsidR="001616DD" w:rsidRPr="001616DD" w:rsidRDefault="001616DD" w:rsidP="001616DD">
      <w:pPr>
        <w:pStyle w:val="ListParagraph"/>
        <w:spacing w:after="120" w:line="240" w:lineRule="auto"/>
        <w:ind w:left="0" w:right="-330"/>
        <w:rPr>
          <w:ins w:id="303" w:author="DIPLARIS, Martha" w:date="2020-06-09T05:59:00Z"/>
          <w:rFonts w:ascii="Times New Roman" w:hAnsi="Times New Roman" w:cs="Times New Roman"/>
          <w:b/>
          <w:color w:val="C00000"/>
          <w:shd w:val="clear" w:color="auto" w:fill="FFFFFF"/>
        </w:rPr>
      </w:pPr>
      <w:ins w:id="304" w:author="DIPLARIS, Martha" w:date="2020-06-09T05:59:00Z">
        <w:r w:rsidRPr="001616DD">
          <w:rPr>
            <w:rFonts w:ascii="Times New Roman" w:hAnsi="Times New Roman" w:cs="Times New Roman"/>
            <w:color w:val="C00000"/>
            <w:shd w:val="clear" w:color="auto" w:fill="FFFFFF"/>
          </w:rPr>
          <w:t xml:space="preserve">A catalyst </w:t>
        </w:r>
        <w:r w:rsidRPr="001616DD">
          <w:rPr>
            <w:rFonts w:ascii="Times New Roman" w:hAnsi="Times New Roman" w:cs="Times New Roman"/>
            <w:b/>
            <w:color w:val="C00000"/>
            <w:shd w:val="clear" w:color="auto" w:fill="FFFFFF"/>
          </w:rPr>
          <w:t>lowers the activation energy</w:t>
        </w:r>
        <w:r w:rsidRPr="001616DD">
          <w:rPr>
            <w:rFonts w:ascii="Times New Roman" w:hAnsi="Times New Roman" w:cs="Times New Roman"/>
            <w:color w:val="C00000"/>
            <w:shd w:val="clear" w:color="auto" w:fill="FFFFFF"/>
          </w:rPr>
          <w:t xml:space="preserve"> of a reaction by </w:t>
        </w:r>
        <w:r w:rsidRPr="001616DD">
          <w:rPr>
            <w:rFonts w:ascii="Times New Roman" w:hAnsi="Times New Roman" w:cs="Times New Roman"/>
            <w:b/>
            <w:color w:val="C00000"/>
            <w:shd w:val="clear" w:color="auto" w:fill="FFFFFF"/>
          </w:rPr>
          <w:t xml:space="preserve">providing an alternative pathway, </w:t>
        </w:r>
        <w:r w:rsidRPr="001616DD">
          <w:rPr>
            <w:rFonts w:ascii="Times New Roman" w:hAnsi="Times New Roman" w:cs="Times New Roman"/>
            <w:color w:val="C00000"/>
            <w:shd w:val="clear" w:color="auto" w:fill="FFFFFF"/>
            <w:rPrChange w:id="305" w:author="DIPLARIS, Martha" w:date="2020-06-09T06:02:00Z">
              <w:rPr>
                <w:rFonts w:ascii="Times New Roman" w:hAnsi="Times New Roman" w:cs="Times New Roman"/>
                <w:b/>
                <w:color w:val="C00000"/>
                <w:shd w:val="clear" w:color="auto" w:fill="FFFFFF"/>
              </w:rPr>
            </w:rPrChange>
          </w:rPr>
          <w:t>with lower E</w:t>
        </w:r>
        <w:r w:rsidRPr="001616DD">
          <w:rPr>
            <w:rFonts w:ascii="Times New Roman" w:hAnsi="Times New Roman" w:cs="Times New Roman"/>
            <w:color w:val="C00000"/>
            <w:shd w:val="clear" w:color="auto" w:fill="FFFFFF"/>
            <w:vertAlign w:val="subscript"/>
            <w:rPrChange w:id="306" w:author="DIPLARIS, Martha" w:date="2020-06-09T06:02:00Z">
              <w:rPr>
                <w:rFonts w:ascii="Times New Roman" w:hAnsi="Times New Roman" w:cs="Times New Roman"/>
                <w:b/>
                <w:color w:val="C00000"/>
                <w:shd w:val="clear" w:color="auto" w:fill="FFFFFF"/>
                <w:vertAlign w:val="subscript"/>
              </w:rPr>
            </w:rPrChange>
          </w:rPr>
          <w:t>a</w:t>
        </w:r>
        <w:r w:rsidRPr="001616DD">
          <w:rPr>
            <w:rFonts w:ascii="Times New Roman" w:hAnsi="Times New Roman" w:cs="Times New Roman"/>
            <w:color w:val="C00000"/>
            <w:shd w:val="clear" w:color="auto" w:fill="FFFFFF"/>
          </w:rPr>
          <w:t>, for the reaction</w:t>
        </w:r>
        <w:r w:rsidRPr="001616DD">
          <w:rPr>
            <w:rFonts w:ascii="Times New Roman" w:hAnsi="Times New Roman" w:cs="Times New Roman"/>
            <w:color w:val="C00000"/>
            <w:shd w:val="clear" w:color="auto" w:fill="FFFFFF"/>
            <w:rPrChange w:id="307" w:author="DIPLARIS, Martha" w:date="2020-06-09T06:02:00Z">
              <w:rPr>
                <w:rFonts w:ascii="Times New Roman" w:hAnsi="Times New Roman" w:cs="Times New Roman"/>
                <w:b/>
                <w:color w:val="C00000"/>
                <w:shd w:val="clear" w:color="auto" w:fill="FFFFFF"/>
              </w:rPr>
            </w:rPrChange>
          </w:rPr>
          <w:t xml:space="preserve">.     </w:t>
        </w:r>
        <w:r w:rsidRPr="001616DD">
          <w:rPr>
            <w:rFonts w:ascii="Times New Roman" w:hAnsi="Times New Roman" w:cs="Times New Roman"/>
            <w:b/>
            <w:color w:val="C00000"/>
            <w:shd w:val="clear" w:color="auto" w:fill="FFFFFF"/>
          </w:rPr>
          <w:t xml:space="preserve">  (1 mark for both parts)</w:t>
        </w:r>
      </w:ins>
    </w:p>
    <w:p w14:paraId="77D69BC2" w14:textId="77777777" w:rsidR="001616DD" w:rsidRPr="001616DD" w:rsidRDefault="001616DD" w:rsidP="001616DD">
      <w:pPr>
        <w:pStyle w:val="ListParagraph"/>
        <w:spacing w:after="120" w:line="240" w:lineRule="auto"/>
        <w:ind w:left="0" w:right="-330"/>
        <w:rPr>
          <w:ins w:id="308" w:author="DIPLARIS, Martha" w:date="2020-06-09T05:59:00Z"/>
          <w:rFonts w:ascii="Times New Roman" w:hAnsi="Times New Roman" w:cs="Times New Roman"/>
          <w:color w:val="C00000"/>
          <w:shd w:val="clear" w:color="auto" w:fill="FFFFFF"/>
        </w:rPr>
      </w:pPr>
    </w:p>
    <w:p w14:paraId="7F225071" w14:textId="6787CFE1" w:rsidR="001616DD" w:rsidRPr="001616DD" w:rsidRDefault="001616DD" w:rsidP="001616DD">
      <w:pPr>
        <w:pStyle w:val="ListParagraph"/>
        <w:spacing w:after="120" w:line="240" w:lineRule="auto"/>
        <w:ind w:left="0" w:right="-330"/>
        <w:rPr>
          <w:ins w:id="309" w:author="DIPLARIS, Martha" w:date="2020-06-09T05:59:00Z"/>
          <w:rFonts w:ascii="Times New Roman" w:eastAsia="MS Mincho" w:hAnsi="Times New Roman" w:cs="Times New Roman"/>
          <w:color w:val="000000" w:themeColor="text1"/>
        </w:rPr>
      </w:pPr>
      <w:ins w:id="310" w:author="DIPLARIS, Martha" w:date="2020-06-09T05:59:00Z">
        <w:r w:rsidRPr="001616DD">
          <w:rPr>
            <w:rFonts w:ascii="Times New Roman" w:hAnsi="Times New Roman" w:cs="Times New Roman"/>
            <w:color w:val="C00000"/>
            <w:shd w:val="clear" w:color="auto" w:fill="FFFFFF"/>
          </w:rPr>
          <w:t>At this lower activation energy, the colliding particles are more likely to have energies that exceed this lower barrier, causing the bonds in the reactants to be broken more frequently. Therefore</w:t>
        </w:r>
        <w:r w:rsidRPr="001616DD">
          <w:rPr>
            <w:rFonts w:ascii="Times New Roman" w:hAnsi="Times New Roman" w:cs="Times New Roman"/>
            <w:b/>
            <w:color w:val="C00000"/>
            <w:shd w:val="clear" w:color="auto" w:fill="FFFFFF"/>
            <w:rPrChange w:id="311" w:author="DIPLARIS, Martha" w:date="2020-06-09T06:03:00Z">
              <w:rPr>
                <w:rFonts w:ascii="Times New Roman" w:hAnsi="Times New Roman" w:cs="Times New Roman"/>
                <w:color w:val="C00000"/>
                <w:shd w:val="clear" w:color="auto" w:fill="FFFFFF"/>
              </w:rPr>
            </w:rPrChange>
          </w:rPr>
          <w:t xml:space="preserve">, a </w:t>
        </w:r>
      </w:ins>
      <w:ins w:id="312" w:author="DIPLARIS, Martha" w:date="2020-06-09T06:02:00Z">
        <w:r w:rsidRPr="001616DD">
          <w:rPr>
            <w:rFonts w:ascii="Times New Roman" w:hAnsi="Times New Roman" w:cs="Times New Roman"/>
            <w:b/>
            <w:color w:val="C00000"/>
            <w:shd w:val="clear" w:color="auto" w:fill="FFFFFF"/>
            <w:rPrChange w:id="313" w:author="DIPLARIS, Martha" w:date="2020-06-09T06:03:00Z">
              <w:rPr>
                <w:rFonts w:ascii="Times New Roman" w:hAnsi="Times New Roman" w:cs="Times New Roman"/>
                <w:color w:val="C00000"/>
                <w:shd w:val="clear" w:color="auto" w:fill="FFFFFF"/>
              </w:rPr>
            </w:rPrChange>
          </w:rPr>
          <w:t xml:space="preserve">higher proportion </w:t>
        </w:r>
      </w:ins>
      <w:ins w:id="314" w:author="DIPLARIS, Martha" w:date="2020-06-09T05:59:00Z">
        <w:r w:rsidRPr="001616DD">
          <w:rPr>
            <w:rFonts w:ascii="Times New Roman" w:hAnsi="Times New Roman" w:cs="Times New Roman"/>
            <w:b/>
            <w:color w:val="C00000"/>
            <w:shd w:val="clear" w:color="auto" w:fill="FFFFFF"/>
            <w:rPrChange w:id="315" w:author="DIPLARIS, Martha" w:date="2020-06-09T06:03:00Z">
              <w:rPr>
                <w:rFonts w:ascii="Times New Roman" w:hAnsi="Times New Roman" w:cs="Times New Roman"/>
                <w:color w:val="C00000"/>
                <w:shd w:val="clear" w:color="auto" w:fill="FFFFFF"/>
              </w:rPr>
            </w:rPrChange>
          </w:rPr>
          <w:t>of collisions are ‘successful’</w:t>
        </w:r>
        <w:r w:rsidRPr="001616DD">
          <w:rPr>
            <w:rFonts w:ascii="Times New Roman" w:hAnsi="Times New Roman" w:cs="Times New Roman"/>
            <w:color w:val="C00000"/>
            <w:shd w:val="clear" w:color="auto" w:fill="FFFFFF"/>
          </w:rPr>
          <w:t xml:space="preserve"> which lead to the formation of the new products. Therefore, the </w:t>
        </w:r>
        <w:r w:rsidRPr="001616DD">
          <w:rPr>
            <w:rFonts w:ascii="Times New Roman" w:hAnsi="Times New Roman" w:cs="Times New Roman"/>
            <w:b/>
            <w:color w:val="C00000"/>
            <w:shd w:val="clear" w:color="auto" w:fill="FFFFFF"/>
            <w:rPrChange w:id="316" w:author="DIPLARIS, Martha" w:date="2020-06-09T06:03:00Z">
              <w:rPr>
                <w:rFonts w:ascii="Times New Roman" w:hAnsi="Times New Roman" w:cs="Times New Roman"/>
                <w:color w:val="C00000"/>
                <w:shd w:val="clear" w:color="auto" w:fill="FFFFFF"/>
              </w:rPr>
            </w:rPrChange>
          </w:rPr>
          <w:t>rate of reaction is increased.</w:t>
        </w:r>
        <w:r w:rsidRPr="001616DD">
          <w:rPr>
            <w:rFonts w:ascii="Times New Roman" w:hAnsi="Times New Roman" w:cs="Times New Roman"/>
            <w:color w:val="C00000"/>
            <w:shd w:val="clear" w:color="auto" w:fill="FFFFFF"/>
          </w:rPr>
          <w:t xml:space="preserve">    </w:t>
        </w:r>
        <w:r w:rsidRPr="001616DD">
          <w:rPr>
            <w:rFonts w:ascii="Times New Roman" w:hAnsi="Times New Roman" w:cs="Times New Roman"/>
            <w:b/>
            <w:color w:val="C00000"/>
            <w:shd w:val="clear" w:color="auto" w:fill="FFFFFF"/>
          </w:rPr>
          <w:t>(1 mark)</w:t>
        </w:r>
      </w:ins>
    </w:p>
    <w:p w14:paraId="55B66A06" w14:textId="493EE63F" w:rsidR="00B47BF0" w:rsidDel="00624CBE" w:rsidRDefault="00B47BF0" w:rsidP="005B29D5">
      <w:pPr>
        <w:spacing w:after="120" w:line="240" w:lineRule="auto"/>
        <w:rPr>
          <w:del w:id="317" w:author="DIPLARIS, Martha" w:date="2020-05-25T09:09:00Z"/>
          <w:rFonts w:ascii="Times New Roman" w:eastAsia="MS Mincho" w:hAnsi="Times New Roman" w:cs="Times New Roman"/>
          <w:color w:val="000000" w:themeColor="text1"/>
        </w:rPr>
      </w:pPr>
    </w:p>
    <w:p w14:paraId="35D3D7AA" w14:textId="417B50C8" w:rsidR="00B47BF0" w:rsidRDefault="00B47BF0" w:rsidP="005B29D5">
      <w:pPr>
        <w:spacing w:after="120" w:line="240" w:lineRule="auto"/>
        <w:rPr>
          <w:ins w:id="318" w:author="DIPLARIS, Martha" w:date="2020-05-25T09:30:00Z"/>
          <w:rFonts w:ascii="Times New Roman" w:eastAsia="MS Mincho" w:hAnsi="Times New Roman" w:cs="Times New Roman"/>
          <w:color w:val="000000" w:themeColor="text1"/>
        </w:rPr>
      </w:pPr>
      <w:r>
        <w:rPr>
          <w:rFonts w:ascii="Times New Roman" w:eastAsia="MS Mincho" w:hAnsi="Times New Roman" w:cs="Times New Roman"/>
          <w:color w:val="000000" w:themeColor="text1"/>
        </w:rPr>
        <w:t xml:space="preserve">An experiment was set up to investigate the decomposition of </w:t>
      </w:r>
      <w:r w:rsidR="0058422A">
        <w:rPr>
          <w:rFonts w:ascii="Times New Roman" w:eastAsia="MS Mincho" w:hAnsi="Times New Roman" w:cs="Times New Roman"/>
          <w:color w:val="000000" w:themeColor="text1"/>
        </w:rPr>
        <w:t xml:space="preserve">1.0L </w:t>
      </w:r>
      <w:ins w:id="319" w:author="DIPLARIS, Martha" w:date="2020-05-25T10:41:00Z">
        <w:r w:rsidR="0087195E">
          <w:rPr>
            <w:rFonts w:ascii="Times New Roman" w:eastAsia="MS Mincho" w:hAnsi="Times New Roman" w:cs="Times New Roman"/>
            <w:color w:val="000000" w:themeColor="text1"/>
          </w:rPr>
          <w:t xml:space="preserve">of </w:t>
        </w:r>
      </w:ins>
      <w:r>
        <w:rPr>
          <w:rFonts w:ascii="Times New Roman" w:eastAsia="MS Mincho" w:hAnsi="Times New Roman" w:cs="Times New Roman"/>
          <w:color w:val="000000" w:themeColor="text1"/>
        </w:rPr>
        <w:t xml:space="preserve">hydrogen peroxide </w:t>
      </w:r>
      <w:r w:rsidR="0058422A">
        <w:rPr>
          <w:rFonts w:ascii="Times New Roman" w:eastAsia="MS Mincho" w:hAnsi="Times New Roman" w:cs="Times New Roman"/>
          <w:color w:val="000000" w:themeColor="text1"/>
        </w:rPr>
        <w:t xml:space="preserve">solution </w:t>
      </w:r>
      <w:r>
        <w:rPr>
          <w:rFonts w:ascii="Times New Roman" w:eastAsia="MS Mincho" w:hAnsi="Times New Roman" w:cs="Times New Roman"/>
          <w:color w:val="000000" w:themeColor="text1"/>
        </w:rPr>
        <w:t>at two different temperatures</w:t>
      </w:r>
      <w:r w:rsidR="007076A1">
        <w:rPr>
          <w:rFonts w:ascii="Times New Roman" w:eastAsia="MS Mincho" w:hAnsi="Times New Roman" w:cs="Times New Roman"/>
          <w:color w:val="000000" w:themeColor="text1"/>
        </w:rPr>
        <w:t>, one at SLC and the other at a higher temperature</w:t>
      </w:r>
      <w:r>
        <w:rPr>
          <w:rFonts w:ascii="Times New Roman" w:eastAsia="MS Mincho" w:hAnsi="Times New Roman" w:cs="Times New Roman"/>
          <w:color w:val="000000" w:themeColor="text1"/>
        </w:rPr>
        <w:t xml:space="preserve"> using the set up shown below:</w:t>
      </w:r>
    </w:p>
    <w:p w14:paraId="6E117EA8" w14:textId="77777777" w:rsidR="0024712F" w:rsidRDefault="0024712F" w:rsidP="005B29D5">
      <w:pPr>
        <w:spacing w:after="120" w:line="240" w:lineRule="auto"/>
        <w:rPr>
          <w:rFonts w:ascii="Times New Roman" w:eastAsia="MS Mincho" w:hAnsi="Times New Roman" w:cs="Times New Roman"/>
          <w:color w:val="000000" w:themeColor="text1"/>
        </w:rPr>
      </w:pPr>
    </w:p>
    <w:p w14:paraId="4DA4DA54" w14:textId="13AAEB38" w:rsidR="007076A1" w:rsidRDefault="00D50FEB" w:rsidP="005B29D5">
      <w:pPr>
        <w:spacing w:after="120" w:line="240" w:lineRule="auto"/>
        <w:rPr>
          <w:rFonts w:ascii="Times New Roman" w:eastAsia="MS Mincho" w:hAnsi="Times New Roman" w:cs="Times New Roman"/>
          <w:color w:val="000000" w:themeColor="text1"/>
        </w:rPr>
      </w:pPr>
      <w:ins w:id="320" w:author="DIPLARIS, Martha" w:date="2020-05-25T09:23:00Z">
        <w:r>
          <w:rPr>
            <w:rFonts w:ascii="Times New Roman" w:eastAsia="MS Mincho" w:hAnsi="Times New Roman" w:cs="Times New Roman"/>
            <w:noProof/>
            <w:color w:val="000000" w:themeColor="text1"/>
            <w:lang w:eastAsia="en-AU"/>
          </w:rPr>
          <mc:AlternateContent>
            <mc:Choice Requires="wps">
              <w:drawing>
                <wp:anchor distT="0" distB="0" distL="114300" distR="114300" simplePos="0" relativeHeight="251700224" behindDoc="0" locked="0" layoutInCell="1" allowOverlap="1" wp14:anchorId="1F0E8A74" wp14:editId="3B2DC5BC">
                  <wp:simplePos x="0" y="0"/>
                  <wp:positionH relativeFrom="column">
                    <wp:posOffset>3657600</wp:posOffset>
                  </wp:positionH>
                  <wp:positionV relativeFrom="paragraph">
                    <wp:posOffset>139407</wp:posOffset>
                  </wp:positionV>
                  <wp:extent cx="984738" cy="260252"/>
                  <wp:effectExtent l="0" t="0" r="6350" b="6985"/>
                  <wp:wrapNone/>
                  <wp:docPr id="32" name="Text Box 32"/>
                  <wp:cNvGraphicFramePr/>
                  <a:graphic xmlns:a="http://schemas.openxmlformats.org/drawingml/2006/main">
                    <a:graphicData uri="http://schemas.microsoft.com/office/word/2010/wordprocessingShape">
                      <wps:wsp>
                        <wps:cNvSpPr txBox="1"/>
                        <wps:spPr>
                          <a:xfrm>
                            <a:off x="0" y="0"/>
                            <a:ext cx="984738" cy="260252"/>
                          </a:xfrm>
                          <a:prstGeom prst="rect">
                            <a:avLst/>
                          </a:prstGeom>
                          <a:solidFill>
                            <a:schemeClr val="lt1"/>
                          </a:solidFill>
                          <a:ln w="6350">
                            <a:noFill/>
                          </a:ln>
                        </wps:spPr>
                        <wps:txbx>
                          <w:txbxContent>
                            <w:p w14:paraId="43570492" w14:textId="4BAA492D" w:rsidR="005B43FD" w:rsidRDefault="005B43FD">
                              <w:ins w:id="321" w:author="DIPLARIS, Martha" w:date="2020-05-25T09:23:00Z">
                                <w:r>
                                  <w:t>Gas syringe</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0E8A74" id="Text Box 32" o:spid="_x0000_s1032" type="#_x0000_t202" style="position:absolute;margin-left:4in;margin-top:11pt;width:77.55pt;height:2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" fillcolor="white [3201]" stroked="f" strokeweight=".5pt">
                  <v:textbox>
                    <w:txbxContent>
                      <w:p w14:paraId="43570492" w14:textId="4BAA492D" w:rsidR="005B43FD" w:rsidRDefault="005B43FD">
                        <w:ins w:id="307" w:author="DIPLARIS, Martha" w:date="2020-05-25T09:23:00Z">
                          <w:r>
                            <w:t>Gas syringe</w:t>
                          </w:r>
                        </w:ins>
                      </w:p>
                    </w:txbxContent>
                  </v:textbox>
                </v:shape>
              </w:pict>
            </mc:Fallback>
          </mc:AlternateContent>
        </w:r>
      </w:ins>
    </w:p>
    <w:p w14:paraId="47E85827" w14:textId="746270C8" w:rsidR="00B47BF0" w:rsidRDefault="00D50FEB" w:rsidP="00B47BF0">
      <w:pPr>
        <w:spacing w:after="120" w:line="240" w:lineRule="auto"/>
        <w:jc w:val="center"/>
        <w:rPr>
          <w:rFonts w:ascii="Times New Roman" w:eastAsia="MS Mincho" w:hAnsi="Times New Roman" w:cs="Times New Roman"/>
          <w:color w:val="000000" w:themeColor="text1"/>
        </w:rPr>
      </w:pPr>
      <w:ins w:id="322" w:author="DIPLARIS, Martha" w:date="2020-05-25T09:24:00Z">
        <w:r>
          <w:rPr>
            <w:noProof/>
            <w:lang w:eastAsia="en-AU"/>
          </w:rPr>
          <mc:AlternateContent>
            <mc:Choice Requires="wps">
              <w:drawing>
                <wp:anchor distT="0" distB="0" distL="114300" distR="114300" simplePos="0" relativeHeight="251702272" behindDoc="0" locked="0" layoutInCell="1" allowOverlap="1" wp14:anchorId="7F8D9E97" wp14:editId="3F1997B9">
                  <wp:simplePos x="0" y="0"/>
                  <wp:positionH relativeFrom="column">
                    <wp:posOffset>1160292</wp:posOffset>
                  </wp:positionH>
                  <wp:positionV relativeFrom="paragraph">
                    <wp:posOffset>1076764</wp:posOffset>
                  </wp:positionV>
                  <wp:extent cx="1294228" cy="306021"/>
                  <wp:effectExtent l="0" t="0" r="1270" b="0"/>
                  <wp:wrapNone/>
                  <wp:docPr id="34" name="Text Box 34"/>
                  <wp:cNvGraphicFramePr/>
                  <a:graphic xmlns:a="http://schemas.openxmlformats.org/drawingml/2006/main">
                    <a:graphicData uri="http://schemas.microsoft.com/office/word/2010/wordprocessingShape">
                      <wps:wsp>
                        <wps:cNvSpPr txBox="1"/>
                        <wps:spPr>
                          <a:xfrm>
                            <a:off x="0" y="0"/>
                            <a:ext cx="1294228" cy="306021"/>
                          </a:xfrm>
                          <a:prstGeom prst="rect">
                            <a:avLst/>
                          </a:prstGeom>
                          <a:solidFill>
                            <a:schemeClr val="lt1"/>
                          </a:solidFill>
                          <a:ln w="6350">
                            <a:noFill/>
                          </a:ln>
                        </wps:spPr>
                        <wps:txbx>
                          <w:txbxContent>
                            <w:p w14:paraId="6908B83D" w14:textId="1C39339E" w:rsidR="005B43FD" w:rsidRDefault="005B43FD">
                              <w:ins w:id="323" w:author="DIPLARIS, Martha" w:date="2020-05-25T09:24:00Z">
                                <w:r>
                                  <w:t>Hydrogen peroxide</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D9E97" id="Text Box 34" o:spid="_x0000_s1033" type="#_x0000_t202" style="position:absolute;left:0;text-align:left;margin-left:91.35pt;margin-top:84.8pt;width:101.9pt;height:24.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" fillcolor="white [3201]" stroked="f" strokeweight=".5pt">
                  <v:textbox>
                    <w:txbxContent>
                      <w:p w14:paraId="6908B83D" w14:textId="1C39339E" w:rsidR="005B43FD" w:rsidRDefault="005B43FD">
                        <w:ins w:id="310" w:author="DIPLARIS, Martha" w:date="2020-05-25T09:24:00Z">
                          <w:r>
                            <w:t>Hydrogen peroxide</w:t>
                          </w:r>
                        </w:ins>
                      </w:p>
                    </w:txbxContent>
                  </v:textbox>
                </v:shape>
              </w:pict>
            </mc:Fallback>
          </mc:AlternateContent>
        </w:r>
        <w:r>
          <w:rPr>
            <w:noProof/>
            <w:lang w:eastAsia="en-AU"/>
          </w:rPr>
          <mc:AlternateContent>
            <mc:Choice Requires="wps">
              <w:drawing>
                <wp:anchor distT="0" distB="0" distL="114300" distR="114300" simplePos="0" relativeHeight="251701248" behindDoc="0" locked="0" layoutInCell="1" allowOverlap="1" wp14:anchorId="62B5FDA9" wp14:editId="634A287B">
                  <wp:simplePos x="0" y="0"/>
                  <wp:positionH relativeFrom="column">
                    <wp:posOffset>3439551</wp:posOffset>
                  </wp:positionH>
                  <wp:positionV relativeFrom="paragraph">
                    <wp:posOffset>1013900</wp:posOffset>
                  </wp:positionV>
                  <wp:extent cx="745587" cy="323557"/>
                  <wp:effectExtent l="0" t="0" r="0" b="635"/>
                  <wp:wrapNone/>
                  <wp:docPr id="33" name="Text Box 33"/>
                  <wp:cNvGraphicFramePr/>
                  <a:graphic xmlns:a="http://schemas.openxmlformats.org/drawingml/2006/main">
                    <a:graphicData uri="http://schemas.microsoft.com/office/word/2010/wordprocessingShape">
                      <wps:wsp>
                        <wps:cNvSpPr txBox="1"/>
                        <wps:spPr>
                          <a:xfrm>
                            <a:off x="0" y="0"/>
                            <a:ext cx="745587" cy="323557"/>
                          </a:xfrm>
                          <a:prstGeom prst="rect">
                            <a:avLst/>
                          </a:prstGeom>
                          <a:solidFill>
                            <a:schemeClr val="lt1"/>
                          </a:solidFill>
                          <a:ln w="6350">
                            <a:noFill/>
                          </a:ln>
                        </wps:spPr>
                        <wps:txbx>
                          <w:txbxContent>
                            <w:p w14:paraId="0D704FD6" w14:textId="3F062961" w:rsidR="005B43FD" w:rsidRDefault="005B43FD">
                              <w:ins w:id="324" w:author="DIPLARIS, Martha" w:date="2020-05-25T09:24:00Z">
                                <w:r>
                                  <w:t>Catalyst</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B5FDA9" id="Text Box 33" o:spid="_x0000_s1034" type="#_x0000_t202" style="position:absolute;left:0;text-align:left;margin-left:270.85pt;margin-top:79.85pt;width:58.7pt;height:25.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" fillcolor="white [3201]" stroked="f" strokeweight=".5pt">
                  <v:textbox>
                    <w:txbxContent>
                      <w:p w14:paraId="0D704FD6" w14:textId="3F062961" w:rsidR="005B43FD" w:rsidRDefault="005B43FD">
                        <w:ins w:id="312" w:author="DIPLARIS, Martha" w:date="2020-05-25T09:24:00Z">
                          <w:r>
                            <w:t>Catalyst</w:t>
                          </w:r>
                        </w:ins>
                      </w:p>
                    </w:txbxContent>
                  </v:textbox>
                </v:shape>
              </w:pict>
            </mc:Fallback>
          </mc:AlternateContent>
        </w:r>
      </w:ins>
      <w:r w:rsidR="00B47BF0">
        <w:rPr>
          <w:noProof/>
          <w:lang w:eastAsia="en-AU"/>
        </w:rPr>
        <w:drawing>
          <wp:inline distT="0" distB="0" distL="0" distR="0" wp14:anchorId="50D6D3F9" wp14:editId="5C8ED3FE">
            <wp:extent cx="2873096" cy="1410446"/>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02210" cy="1424738"/>
                    </a:xfrm>
                    <a:prstGeom prst="rect">
                      <a:avLst/>
                    </a:prstGeom>
                  </pic:spPr>
                </pic:pic>
              </a:graphicData>
            </a:graphic>
          </wp:inline>
        </w:drawing>
      </w:r>
    </w:p>
    <w:p w14:paraId="4F3D24C8" w14:textId="4A568993" w:rsidR="00B47BF0" w:rsidRDefault="00B47BF0" w:rsidP="005B29D5">
      <w:pPr>
        <w:spacing w:after="120" w:line="240" w:lineRule="auto"/>
        <w:rPr>
          <w:rFonts w:ascii="Times New Roman" w:eastAsia="MS Mincho" w:hAnsi="Times New Roman" w:cs="Times New Roman"/>
          <w:color w:val="000000" w:themeColor="text1"/>
        </w:rPr>
      </w:pPr>
    </w:p>
    <w:p w14:paraId="214CBC03" w14:textId="41C54B02" w:rsidR="00DD19CF" w:rsidRPr="00DD19CF" w:rsidRDefault="00B47BF0" w:rsidP="005B29D5">
      <w:pPr>
        <w:spacing w:after="120" w:line="240" w:lineRule="auto"/>
        <w:rPr>
          <w:rFonts w:ascii="Times New Roman" w:eastAsia="MS Mincho" w:hAnsi="Times New Roman" w:cs="Times New Roman"/>
          <w:color w:val="000000" w:themeColor="text1"/>
        </w:rPr>
      </w:pPr>
      <w:r>
        <w:rPr>
          <w:rFonts w:ascii="Times New Roman" w:eastAsia="MS Mincho" w:hAnsi="Times New Roman" w:cs="Times New Roman"/>
          <w:color w:val="000000" w:themeColor="text1"/>
        </w:rPr>
        <w:t>A graph was drawn to represent the information at these two temperatures.</w:t>
      </w:r>
    </w:p>
    <w:p w14:paraId="30A43DC2" w14:textId="705BEBBB" w:rsidR="001E73EB" w:rsidRDefault="009A66A2" w:rsidP="005B29D5">
      <w:pPr>
        <w:spacing w:after="120" w:line="240" w:lineRule="auto"/>
        <w:rPr>
          <w:rFonts w:ascii="Times New Roman" w:eastAsia="MS Mincho" w:hAnsi="Times New Roman" w:cs="Times New Roman"/>
          <w:color w:val="000000" w:themeColor="text1"/>
        </w:rPr>
      </w:pPr>
      <w:r>
        <w:rPr>
          <w:noProof/>
          <w:lang w:eastAsia="en-AU"/>
        </w:rPr>
        <mc:AlternateContent>
          <mc:Choice Requires="wps">
            <w:drawing>
              <wp:anchor distT="0" distB="0" distL="114300" distR="114300" simplePos="0" relativeHeight="251666432" behindDoc="0" locked="0" layoutInCell="1" allowOverlap="1" wp14:anchorId="116F5973" wp14:editId="491ED0C7">
                <wp:simplePos x="0" y="0"/>
                <wp:positionH relativeFrom="column">
                  <wp:posOffset>203200</wp:posOffset>
                </wp:positionH>
                <wp:positionV relativeFrom="paragraph">
                  <wp:posOffset>1043305</wp:posOffset>
                </wp:positionV>
                <wp:extent cx="406400" cy="19685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406400" cy="196850"/>
                        </a:xfrm>
                        <a:prstGeom prst="rect">
                          <a:avLst/>
                        </a:prstGeom>
                        <a:solidFill>
                          <a:schemeClr val="bg1"/>
                        </a:solidFill>
                        <a:ln w="6350">
                          <a:noFill/>
                        </a:ln>
                      </wps:spPr>
                      <wps:txbx>
                        <w:txbxContent>
                          <w:p w14:paraId="58027184" w14:textId="77777777" w:rsidR="005B43FD" w:rsidRDefault="005B43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6F5973" id="Text Box 22" o:spid="_x0000_s1035" type="#_x0000_t202" style="position:absolute;margin-left:16pt;margin-top:82.15pt;width:32pt;height:1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" fillcolor="white [3212]" stroked="f" strokeweight=".5pt">
                <v:textbox>
                  <w:txbxContent>
                    <w:p w14:paraId="58027184" w14:textId="77777777" w:rsidR="005B43FD" w:rsidRDefault="005B43FD"/>
                  </w:txbxContent>
                </v:textbox>
              </v:shape>
            </w:pict>
          </mc:Fallback>
        </mc:AlternateContent>
      </w:r>
      <w:r>
        <w:rPr>
          <w:noProof/>
          <w:lang w:eastAsia="en-AU"/>
        </w:rPr>
        <mc:AlternateContent>
          <mc:Choice Requires="wps">
            <w:drawing>
              <wp:anchor distT="0" distB="0" distL="114300" distR="114300" simplePos="0" relativeHeight="251665408" behindDoc="0" locked="0" layoutInCell="1" allowOverlap="1" wp14:anchorId="44CA57D4" wp14:editId="5ADD4171">
                <wp:simplePos x="0" y="0"/>
                <wp:positionH relativeFrom="column">
                  <wp:posOffset>635000</wp:posOffset>
                </wp:positionH>
                <wp:positionV relativeFrom="paragraph">
                  <wp:posOffset>1017905</wp:posOffset>
                </wp:positionV>
                <wp:extent cx="450850" cy="3619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50850" cy="361950"/>
                        </a:xfrm>
                        <a:prstGeom prst="rect">
                          <a:avLst/>
                        </a:prstGeom>
                        <a:noFill/>
                        <a:ln w="6350">
                          <a:noFill/>
                        </a:ln>
                      </wps:spPr>
                      <wps:txbx>
                        <w:txbxContent>
                          <w:p w14:paraId="7A1FD01D" w14:textId="12238F30" w:rsidR="005B43FD" w:rsidRDefault="005B43FD">
                            <w:r>
                              <w:t>(mL)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CA57D4" id="Text Box 21" o:spid="_x0000_s1036" type="#_x0000_t202" style="position:absolute;margin-left:50pt;margin-top:80.15pt;width:35.5pt;height:2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" filled="f" stroked="f" strokeweight=".5pt">
                <v:textbox>
                  <w:txbxContent>
                    <w:p w14:paraId="7A1FD01D" w14:textId="12238F30" w:rsidR="005B43FD" w:rsidRDefault="005B43FD">
                      <w:r>
                        <w:t>(mL)</w:t>
                      </w:r>
                    </w:p>
                  </w:txbxContent>
                </v:textbox>
              </v:shape>
            </w:pict>
          </mc:Fallback>
        </mc:AlternateContent>
      </w:r>
      <w:r w:rsidR="00FF65E8">
        <w:rPr>
          <w:noProof/>
          <w:lang w:eastAsia="en-AU"/>
        </w:rPr>
        <w:drawing>
          <wp:inline distT="0" distB="0" distL="0" distR="0" wp14:anchorId="019D2575" wp14:editId="3740A8BB">
            <wp:extent cx="5731510" cy="28778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77820"/>
                    </a:xfrm>
                    <a:prstGeom prst="rect">
                      <a:avLst/>
                    </a:prstGeom>
                  </pic:spPr>
                </pic:pic>
              </a:graphicData>
            </a:graphic>
          </wp:inline>
        </w:drawing>
      </w:r>
    </w:p>
    <w:p w14:paraId="14B37D3F" w14:textId="77777777" w:rsidR="00DD19CF" w:rsidRDefault="00DD19CF" w:rsidP="00DD19CF">
      <w:pPr>
        <w:pStyle w:val="ListParagraph"/>
        <w:spacing w:after="120" w:line="240" w:lineRule="auto"/>
        <w:ind w:left="1080"/>
        <w:rPr>
          <w:rFonts w:ascii="Times New Roman" w:eastAsia="MS Mincho" w:hAnsi="Times New Roman" w:cs="Times New Roman"/>
          <w:color w:val="000000" w:themeColor="text1"/>
        </w:rPr>
      </w:pPr>
    </w:p>
    <w:p w14:paraId="77110D18" w14:textId="77777777" w:rsidR="00EC73E7" w:rsidRDefault="00DD19CF" w:rsidP="00A54EC9">
      <w:pPr>
        <w:pStyle w:val="ListParagraph"/>
        <w:numPr>
          <w:ilvl w:val="0"/>
          <w:numId w:val="15"/>
        </w:numPr>
        <w:spacing w:after="120" w:line="240" w:lineRule="auto"/>
        <w:ind w:left="567" w:hanging="567"/>
        <w:rPr>
          <w:rFonts w:ascii="Times New Roman" w:eastAsia="MS Mincho" w:hAnsi="Times New Roman" w:cs="Times New Roman"/>
          <w:color w:val="000000" w:themeColor="text1"/>
        </w:rPr>
      </w:pPr>
      <w:r w:rsidRPr="00DD19CF">
        <w:rPr>
          <w:rFonts w:ascii="Times New Roman" w:eastAsia="MS Mincho" w:hAnsi="Times New Roman" w:cs="Times New Roman"/>
          <w:color w:val="000000" w:themeColor="text1"/>
        </w:rPr>
        <w:t>Use the Collision Theory to explain the shape of the graph for the higher temperature.</w:t>
      </w:r>
    </w:p>
    <w:p w14:paraId="2A691831" w14:textId="26FA7303" w:rsidR="00B47BF0" w:rsidRPr="00DD19CF" w:rsidRDefault="00EC73E7" w:rsidP="00EC73E7">
      <w:pPr>
        <w:pStyle w:val="ListParagraph"/>
        <w:spacing w:after="120" w:line="240" w:lineRule="auto"/>
        <w:ind w:left="567"/>
        <w:jc w:val="right"/>
        <w:rPr>
          <w:rFonts w:ascii="Times New Roman" w:eastAsia="MS Mincho" w:hAnsi="Times New Roman" w:cs="Times New Roman"/>
          <w:color w:val="000000" w:themeColor="text1"/>
        </w:rPr>
      </w:pPr>
      <w:r>
        <w:rPr>
          <w:rFonts w:ascii="Times New Roman" w:eastAsia="MS Mincho" w:hAnsi="Times New Roman" w:cs="Times New Roman"/>
          <w:color w:val="000000" w:themeColor="text1"/>
        </w:rPr>
        <w:lastRenderedPageBreak/>
        <w:t xml:space="preserve"> (3 marks)</w:t>
      </w:r>
    </w:p>
    <w:p w14:paraId="3DF0102C" w14:textId="77777777" w:rsidR="00DD19CF" w:rsidRDefault="00DD19CF" w:rsidP="00DD19CF">
      <w:pPr>
        <w:pStyle w:val="ListParagraph"/>
        <w:spacing w:after="120" w:line="240" w:lineRule="auto"/>
        <w:ind w:left="567"/>
        <w:rPr>
          <w:rFonts w:ascii="Times New Roman" w:eastAsia="MS Mincho" w:hAnsi="Times New Roman" w:cs="Times New Roman"/>
          <w:color w:val="000000" w:themeColor="text1"/>
        </w:rPr>
      </w:pPr>
    </w:p>
    <w:p w14:paraId="69D3A59A" w14:textId="5F9D972E" w:rsidR="00DD19CF" w:rsidDel="009F36D9" w:rsidRDefault="00DD19CF" w:rsidP="00DD19CF">
      <w:pPr>
        <w:pStyle w:val="ListParagraph"/>
        <w:spacing w:after="120" w:line="240" w:lineRule="auto"/>
        <w:ind w:left="567"/>
        <w:rPr>
          <w:del w:id="325" w:author="DIPLARIS, Martha" w:date="2020-06-09T06:04:00Z"/>
          <w:rFonts w:ascii="Times New Roman" w:eastAsia="MS Mincho" w:hAnsi="Times New Roman" w:cs="Times New Roman"/>
          <w:color w:val="000000" w:themeColor="text1"/>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DD19CF" w:rsidDel="009F36D9" w14:paraId="4C2C7701" w14:textId="73738AFF" w:rsidTr="00DD19CF">
        <w:trPr>
          <w:del w:id="326" w:author="DIPLARIS, Martha" w:date="2020-06-09T06:04:00Z"/>
        </w:trPr>
        <w:tc>
          <w:tcPr>
            <w:tcW w:w="9016" w:type="dxa"/>
          </w:tcPr>
          <w:p w14:paraId="1E7A12B5" w14:textId="3BBD97C1" w:rsidR="00DD19CF" w:rsidDel="009F36D9" w:rsidRDefault="00DD19CF" w:rsidP="00DD19CF">
            <w:pPr>
              <w:spacing w:after="120" w:line="360" w:lineRule="auto"/>
              <w:rPr>
                <w:del w:id="327" w:author="DIPLARIS, Martha" w:date="2020-06-09T06:04:00Z"/>
                <w:rFonts w:ascii="Times New Roman" w:eastAsia="MS Mincho" w:hAnsi="Times New Roman" w:cs="Times New Roman"/>
                <w:color w:val="000000" w:themeColor="text1"/>
              </w:rPr>
            </w:pPr>
          </w:p>
        </w:tc>
      </w:tr>
      <w:tr w:rsidR="00DD19CF" w:rsidDel="009F36D9" w14:paraId="4A219996" w14:textId="7CE6DE8F" w:rsidTr="00DD19CF">
        <w:trPr>
          <w:del w:id="328" w:author="DIPLARIS, Martha" w:date="2020-06-09T06:04:00Z"/>
        </w:trPr>
        <w:tc>
          <w:tcPr>
            <w:tcW w:w="9016" w:type="dxa"/>
          </w:tcPr>
          <w:p w14:paraId="60DE459E" w14:textId="32A84835" w:rsidR="00DD19CF" w:rsidDel="009F36D9" w:rsidRDefault="00DD19CF" w:rsidP="00DD19CF">
            <w:pPr>
              <w:spacing w:after="120" w:line="360" w:lineRule="auto"/>
              <w:rPr>
                <w:del w:id="329" w:author="DIPLARIS, Martha" w:date="2020-06-09T06:04:00Z"/>
                <w:rFonts w:ascii="Times New Roman" w:eastAsia="MS Mincho" w:hAnsi="Times New Roman" w:cs="Times New Roman"/>
                <w:color w:val="000000" w:themeColor="text1"/>
              </w:rPr>
            </w:pPr>
          </w:p>
        </w:tc>
      </w:tr>
      <w:tr w:rsidR="00DD19CF" w:rsidDel="009F36D9" w14:paraId="5F108FCC" w14:textId="382CCCAD" w:rsidTr="00DD19CF">
        <w:trPr>
          <w:del w:id="330" w:author="DIPLARIS, Martha" w:date="2020-06-09T06:04:00Z"/>
        </w:trPr>
        <w:tc>
          <w:tcPr>
            <w:tcW w:w="9016" w:type="dxa"/>
          </w:tcPr>
          <w:p w14:paraId="060DEB82" w14:textId="3FF514D4" w:rsidR="00DD19CF" w:rsidDel="009F36D9" w:rsidRDefault="00DD19CF" w:rsidP="00DD19CF">
            <w:pPr>
              <w:spacing w:after="120" w:line="360" w:lineRule="auto"/>
              <w:rPr>
                <w:del w:id="331" w:author="DIPLARIS, Martha" w:date="2020-06-09T06:04:00Z"/>
                <w:rFonts w:ascii="Times New Roman" w:eastAsia="MS Mincho" w:hAnsi="Times New Roman" w:cs="Times New Roman"/>
                <w:color w:val="000000" w:themeColor="text1"/>
              </w:rPr>
            </w:pPr>
          </w:p>
        </w:tc>
      </w:tr>
      <w:tr w:rsidR="00DD19CF" w:rsidDel="009F36D9" w14:paraId="7F714823" w14:textId="1B88EA30" w:rsidTr="00DD19CF">
        <w:trPr>
          <w:del w:id="332" w:author="DIPLARIS, Martha" w:date="2020-06-09T06:04:00Z"/>
        </w:trPr>
        <w:tc>
          <w:tcPr>
            <w:tcW w:w="9016" w:type="dxa"/>
          </w:tcPr>
          <w:p w14:paraId="19698072" w14:textId="29B4E383" w:rsidR="00DD19CF" w:rsidDel="009F36D9" w:rsidRDefault="00DD19CF" w:rsidP="00DD19CF">
            <w:pPr>
              <w:spacing w:after="120" w:line="360" w:lineRule="auto"/>
              <w:rPr>
                <w:del w:id="333" w:author="DIPLARIS, Martha" w:date="2020-06-09T06:04:00Z"/>
                <w:rFonts w:ascii="Times New Roman" w:eastAsia="MS Mincho" w:hAnsi="Times New Roman" w:cs="Times New Roman"/>
                <w:color w:val="000000" w:themeColor="text1"/>
              </w:rPr>
            </w:pPr>
          </w:p>
        </w:tc>
      </w:tr>
      <w:tr w:rsidR="00EC73E7" w:rsidDel="009F36D9" w14:paraId="7F7188C7" w14:textId="33269B45" w:rsidTr="00DD19CF">
        <w:trPr>
          <w:del w:id="334" w:author="DIPLARIS, Martha" w:date="2020-06-09T06:04:00Z"/>
        </w:trPr>
        <w:tc>
          <w:tcPr>
            <w:tcW w:w="9016" w:type="dxa"/>
          </w:tcPr>
          <w:p w14:paraId="04605A36" w14:textId="6E8D05DB" w:rsidR="00EC73E7" w:rsidDel="009F36D9" w:rsidRDefault="00EC73E7" w:rsidP="00DD19CF">
            <w:pPr>
              <w:spacing w:after="120" w:line="360" w:lineRule="auto"/>
              <w:rPr>
                <w:del w:id="335" w:author="DIPLARIS, Martha" w:date="2020-06-09T06:04:00Z"/>
                <w:rFonts w:ascii="Times New Roman" w:eastAsia="MS Mincho" w:hAnsi="Times New Roman" w:cs="Times New Roman"/>
                <w:color w:val="000000" w:themeColor="text1"/>
              </w:rPr>
            </w:pPr>
          </w:p>
        </w:tc>
      </w:tr>
      <w:tr w:rsidR="00EC73E7" w:rsidDel="009F36D9" w14:paraId="1FDA30A7" w14:textId="3052D1C9" w:rsidTr="00DD19CF">
        <w:trPr>
          <w:del w:id="336" w:author="DIPLARIS, Martha" w:date="2020-06-09T06:04:00Z"/>
        </w:trPr>
        <w:tc>
          <w:tcPr>
            <w:tcW w:w="9016" w:type="dxa"/>
          </w:tcPr>
          <w:p w14:paraId="247B0E24" w14:textId="6B1F7184" w:rsidR="00EC73E7" w:rsidDel="009F36D9" w:rsidRDefault="00EC73E7" w:rsidP="00DD19CF">
            <w:pPr>
              <w:spacing w:after="120" w:line="360" w:lineRule="auto"/>
              <w:rPr>
                <w:del w:id="337" w:author="DIPLARIS, Martha" w:date="2020-06-09T06:04:00Z"/>
                <w:rFonts w:ascii="Times New Roman" w:eastAsia="MS Mincho" w:hAnsi="Times New Roman" w:cs="Times New Roman"/>
                <w:color w:val="000000" w:themeColor="text1"/>
              </w:rPr>
            </w:pPr>
          </w:p>
        </w:tc>
      </w:tr>
    </w:tbl>
    <w:p w14:paraId="44D0644A" w14:textId="77777777" w:rsidR="009F36D9" w:rsidRDefault="009F36D9" w:rsidP="009F36D9">
      <w:pPr>
        <w:spacing w:after="120" w:line="240" w:lineRule="auto"/>
        <w:rPr>
          <w:ins w:id="338" w:author="DIPLARIS, Martha" w:date="2020-06-09T06:04:00Z"/>
          <w:rFonts w:ascii="Times New Roman" w:eastAsia="MS Mincho" w:hAnsi="Times New Roman" w:cs="Times New Roman"/>
          <w:color w:val="000000" w:themeColor="text1"/>
        </w:rPr>
      </w:pPr>
    </w:p>
    <w:p w14:paraId="09A4313F" w14:textId="77777777" w:rsidR="009F36D9" w:rsidRDefault="009F36D9" w:rsidP="009F36D9">
      <w:pPr>
        <w:spacing w:after="120" w:line="240" w:lineRule="auto"/>
        <w:rPr>
          <w:ins w:id="339" w:author="DIPLARIS, Martha" w:date="2020-06-09T06:04:00Z"/>
          <w:rFonts w:ascii="Times New Roman" w:eastAsia="MS Mincho" w:hAnsi="Times New Roman" w:cs="Times New Roman"/>
          <w:color w:val="C00000"/>
        </w:rPr>
      </w:pPr>
      <w:ins w:id="340" w:author="DIPLARIS, Martha" w:date="2020-06-09T06:04:00Z">
        <w:r>
          <w:rPr>
            <w:rFonts w:ascii="Times New Roman" w:eastAsia="MS Mincho" w:hAnsi="Times New Roman" w:cs="Times New Roman"/>
            <w:color w:val="C00000"/>
          </w:rPr>
          <w:t xml:space="preserve">As the temperature of a reaction </w:t>
        </w:r>
        <w:r w:rsidRPr="009F36D9">
          <w:rPr>
            <w:rFonts w:ascii="Times New Roman" w:eastAsia="MS Mincho" w:hAnsi="Times New Roman" w:cs="Times New Roman"/>
            <w:b/>
            <w:color w:val="C00000"/>
            <w:rPrChange w:id="341" w:author="DIPLARIS, Martha" w:date="2020-06-09T06:04:00Z">
              <w:rPr>
                <w:rFonts w:ascii="Times New Roman" w:eastAsia="MS Mincho" w:hAnsi="Times New Roman" w:cs="Times New Roman"/>
                <w:color w:val="C00000"/>
              </w:rPr>
            </w:rPrChange>
          </w:rPr>
          <w:t>increases</w:t>
        </w:r>
        <w:r>
          <w:rPr>
            <w:rFonts w:ascii="Times New Roman" w:eastAsia="MS Mincho" w:hAnsi="Times New Roman" w:cs="Times New Roman"/>
            <w:color w:val="C00000"/>
          </w:rPr>
          <w:t xml:space="preserve"> so too does </w:t>
        </w:r>
        <w:r w:rsidRPr="009F36D9">
          <w:rPr>
            <w:rFonts w:ascii="Times New Roman" w:eastAsia="MS Mincho" w:hAnsi="Times New Roman" w:cs="Times New Roman"/>
            <w:b/>
            <w:color w:val="C00000"/>
            <w:rPrChange w:id="342" w:author="DIPLARIS, Martha" w:date="2020-06-09T06:04:00Z">
              <w:rPr>
                <w:rFonts w:ascii="Times New Roman" w:eastAsia="MS Mincho" w:hAnsi="Times New Roman" w:cs="Times New Roman"/>
                <w:color w:val="C00000"/>
              </w:rPr>
            </w:rPrChange>
          </w:rPr>
          <w:t>the rate of reaction</w:t>
        </w:r>
        <w:r>
          <w:rPr>
            <w:rFonts w:ascii="Times New Roman" w:eastAsia="MS Mincho" w:hAnsi="Times New Roman" w:cs="Times New Roman"/>
            <w:color w:val="C00000"/>
          </w:rPr>
          <w:t xml:space="preserve"> as can be seen by the </w:t>
        </w:r>
        <w:r w:rsidRPr="009F36D9">
          <w:rPr>
            <w:rFonts w:ascii="Times New Roman" w:eastAsia="MS Mincho" w:hAnsi="Times New Roman" w:cs="Times New Roman"/>
            <w:b/>
            <w:color w:val="C00000"/>
            <w:rPrChange w:id="343" w:author="DIPLARIS, Martha" w:date="2020-06-09T06:04:00Z">
              <w:rPr>
                <w:rFonts w:ascii="Times New Roman" w:eastAsia="MS Mincho" w:hAnsi="Times New Roman" w:cs="Times New Roman"/>
                <w:color w:val="C00000"/>
              </w:rPr>
            </w:rPrChange>
          </w:rPr>
          <w:t>steeper shape of the graph</w:t>
        </w:r>
        <w:r>
          <w:rPr>
            <w:rFonts w:ascii="Times New Roman" w:eastAsia="MS Mincho" w:hAnsi="Times New Roman" w:cs="Times New Roman"/>
            <w:color w:val="C00000"/>
          </w:rPr>
          <w:t xml:space="preserve"> at the higher temperature in the first 10 seconds (approx). </w:t>
        </w:r>
        <w:r w:rsidRPr="00783FBF">
          <w:rPr>
            <w:rFonts w:ascii="Times New Roman" w:eastAsia="MS Mincho" w:hAnsi="Times New Roman" w:cs="Times New Roman"/>
            <w:b/>
            <w:color w:val="C00000"/>
          </w:rPr>
          <w:t>(1 mark)</w:t>
        </w:r>
      </w:ins>
    </w:p>
    <w:p w14:paraId="7B01EBF7" w14:textId="77777777" w:rsidR="009F36D9" w:rsidRDefault="009F36D9" w:rsidP="009F36D9">
      <w:pPr>
        <w:spacing w:after="120" w:line="240" w:lineRule="auto"/>
        <w:rPr>
          <w:ins w:id="344" w:author="DIPLARIS, Martha" w:date="2020-06-09T06:04:00Z"/>
          <w:rFonts w:ascii="Times New Roman" w:eastAsia="MS Mincho" w:hAnsi="Times New Roman" w:cs="Times New Roman"/>
          <w:color w:val="C00000"/>
        </w:rPr>
      </w:pPr>
    </w:p>
    <w:p w14:paraId="13C657C6" w14:textId="4C38671F" w:rsidR="009F36D9" w:rsidRDefault="009F36D9" w:rsidP="009F36D9">
      <w:pPr>
        <w:spacing w:after="0" w:line="240" w:lineRule="auto"/>
        <w:rPr>
          <w:ins w:id="345" w:author="DIPLARIS, Martha" w:date="2020-06-09T06:04:00Z"/>
          <w:rFonts w:ascii="Times New Roman" w:eastAsia="MS Mincho" w:hAnsi="Times New Roman" w:cs="Times New Roman"/>
          <w:color w:val="C00000"/>
        </w:rPr>
      </w:pPr>
      <w:ins w:id="346" w:author="DIPLARIS, Martha" w:date="2020-06-09T06:04:00Z">
        <w:r>
          <w:rPr>
            <w:rFonts w:ascii="Times New Roman" w:eastAsia="MS Mincho" w:hAnsi="Times New Roman" w:cs="Times New Roman"/>
            <w:color w:val="C00000"/>
          </w:rPr>
          <w:t xml:space="preserve">Increasing the temperature, </w:t>
        </w:r>
        <w:r w:rsidRPr="009F36D9">
          <w:rPr>
            <w:rFonts w:ascii="Times New Roman" w:eastAsia="MS Mincho" w:hAnsi="Times New Roman" w:cs="Times New Roman"/>
            <w:b/>
            <w:color w:val="C00000"/>
            <w:rPrChange w:id="347" w:author="DIPLARIS, Martha" w:date="2020-06-09T06:05:00Z">
              <w:rPr>
                <w:rFonts w:ascii="Times New Roman" w:eastAsia="MS Mincho" w:hAnsi="Times New Roman" w:cs="Times New Roman"/>
                <w:color w:val="C00000"/>
              </w:rPr>
            </w:rPrChange>
          </w:rPr>
          <w:t>increases the average kinetic energy</w:t>
        </w:r>
      </w:ins>
      <w:ins w:id="348" w:author="DIPLARIS, Martha" w:date="2020-06-09T06:05:00Z">
        <w:r>
          <w:rPr>
            <w:rFonts w:ascii="Times New Roman" w:eastAsia="MS Mincho" w:hAnsi="Times New Roman" w:cs="Times New Roman"/>
            <w:color w:val="C00000"/>
          </w:rPr>
          <w:t xml:space="preserve"> (accept higher/faster speed/move faster) </w:t>
        </w:r>
      </w:ins>
      <w:ins w:id="349" w:author="DIPLARIS, Martha" w:date="2020-06-09T06:04:00Z">
        <w:r>
          <w:rPr>
            <w:rFonts w:ascii="Times New Roman" w:eastAsia="MS Mincho" w:hAnsi="Times New Roman" w:cs="Times New Roman"/>
            <w:color w:val="C00000"/>
          </w:rPr>
          <w:t xml:space="preserve"> of the particles which in turn increases the frequency of successful collisions which would have occurred at the lower temperature.  </w:t>
        </w:r>
      </w:ins>
    </w:p>
    <w:p w14:paraId="3B21EFEB" w14:textId="77777777" w:rsidR="009F36D9" w:rsidRPr="00783FBF" w:rsidRDefault="009F36D9" w:rsidP="009F36D9">
      <w:pPr>
        <w:spacing w:after="0" w:line="240" w:lineRule="auto"/>
        <w:rPr>
          <w:ins w:id="350" w:author="DIPLARIS, Martha" w:date="2020-06-09T06:04:00Z"/>
          <w:rFonts w:ascii="Times New Roman" w:eastAsia="MS Mincho" w:hAnsi="Times New Roman" w:cs="Times New Roman"/>
          <w:b/>
          <w:color w:val="C00000"/>
        </w:rPr>
      </w:pPr>
      <w:ins w:id="351" w:author="DIPLARIS, Martha" w:date="2020-06-09T06:04:00Z">
        <w:r w:rsidRPr="00783FBF">
          <w:rPr>
            <w:rFonts w:ascii="Times New Roman" w:eastAsia="MS Mincho" w:hAnsi="Times New Roman" w:cs="Times New Roman"/>
            <w:b/>
            <w:color w:val="C00000"/>
          </w:rPr>
          <w:t>(1 mark).</w:t>
        </w:r>
      </w:ins>
    </w:p>
    <w:p w14:paraId="1FFDCB90" w14:textId="77777777" w:rsidR="009F36D9" w:rsidRDefault="009F36D9" w:rsidP="009F36D9">
      <w:pPr>
        <w:spacing w:after="0" w:line="240" w:lineRule="auto"/>
        <w:rPr>
          <w:ins w:id="352" w:author="DIPLARIS, Martha" w:date="2020-06-09T06:04:00Z"/>
          <w:rFonts w:ascii="Times New Roman" w:eastAsia="MS Mincho" w:hAnsi="Times New Roman" w:cs="Times New Roman"/>
          <w:color w:val="C00000"/>
        </w:rPr>
      </w:pPr>
    </w:p>
    <w:p w14:paraId="667707D6" w14:textId="77777777" w:rsidR="009F36D9" w:rsidRPr="00DD19CF" w:rsidRDefault="009F36D9" w:rsidP="009F36D9">
      <w:pPr>
        <w:spacing w:after="120" w:line="240" w:lineRule="auto"/>
        <w:rPr>
          <w:ins w:id="353" w:author="DIPLARIS, Martha" w:date="2020-06-09T06:04:00Z"/>
          <w:rFonts w:ascii="Times New Roman" w:eastAsia="MS Mincho" w:hAnsi="Times New Roman" w:cs="Times New Roman"/>
          <w:color w:val="C00000"/>
        </w:rPr>
      </w:pPr>
      <w:ins w:id="354" w:author="DIPLARIS, Martha" w:date="2020-06-09T06:04:00Z">
        <w:r>
          <w:rPr>
            <w:rFonts w:ascii="Times New Roman" w:eastAsia="MS Mincho" w:hAnsi="Times New Roman" w:cs="Times New Roman"/>
            <w:color w:val="C00000"/>
          </w:rPr>
          <w:t xml:space="preserve">More particles would have the minimum energy required to overcome the activation energy and so the </w:t>
        </w:r>
        <w:r w:rsidRPr="009F36D9">
          <w:rPr>
            <w:rFonts w:ascii="Times New Roman" w:eastAsia="MS Mincho" w:hAnsi="Times New Roman" w:cs="Times New Roman"/>
            <w:b/>
            <w:color w:val="C00000"/>
            <w:rPrChange w:id="355" w:author="DIPLARIS, Martha" w:date="2020-06-09T06:07:00Z">
              <w:rPr>
                <w:rFonts w:ascii="Times New Roman" w:eastAsia="MS Mincho" w:hAnsi="Times New Roman" w:cs="Times New Roman"/>
                <w:color w:val="C00000"/>
              </w:rPr>
            </w:rPrChange>
          </w:rPr>
          <w:t>proportion of successful collisions would increase</w:t>
        </w:r>
        <w:r>
          <w:rPr>
            <w:rFonts w:ascii="Times New Roman" w:eastAsia="MS Mincho" w:hAnsi="Times New Roman" w:cs="Times New Roman"/>
            <w:color w:val="C00000"/>
          </w:rPr>
          <w:t xml:space="preserve"> and hence the rate of the reaction would also increase. </w:t>
        </w:r>
        <w:r w:rsidRPr="00783FBF">
          <w:rPr>
            <w:rFonts w:ascii="Times New Roman" w:eastAsia="MS Mincho" w:hAnsi="Times New Roman" w:cs="Times New Roman"/>
            <w:b/>
            <w:color w:val="C00000"/>
          </w:rPr>
          <w:t>(1 mark)</w:t>
        </w:r>
      </w:ins>
    </w:p>
    <w:p w14:paraId="7F82BAA1" w14:textId="512BB886" w:rsidR="00DD19CF" w:rsidRDefault="00DD19CF" w:rsidP="00DD19CF">
      <w:pPr>
        <w:spacing w:after="120" w:line="240" w:lineRule="auto"/>
        <w:rPr>
          <w:rFonts w:ascii="Times New Roman" w:eastAsia="MS Mincho" w:hAnsi="Times New Roman" w:cs="Times New Roman"/>
          <w:color w:val="000000" w:themeColor="text1"/>
        </w:rPr>
      </w:pPr>
    </w:p>
    <w:p w14:paraId="1552BB0F" w14:textId="5416CAFD" w:rsidR="00E800B7" w:rsidRDefault="00E800B7" w:rsidP="00DD19CF">
      <w:pPr>
        <w:spacing w:after="120" w:line="240" w:lineRule="auto"/>
        <w:rPr>
          <w:rFonts w:ascii="Times New Roman" w:eastAsia="MS Mincho" w:hAnsi="Times New Roman" w:cs="Times New Roman"/>
          <w:color w:val="000000" w:themeColor="text1"/>
        </w:rPr>
      </w:pPr>
    </w:p>
    <w:p w14:paraId="09761C50" w14:textId="0CD5B641" w:rsidR="00E800B7" w:rsidRDefault="00E800B7" w:rsidP="00DD19CF">
      <w:pPr>
        <w:spacing w:after="120" w:line="240" w:lineRule="auto"/>
        <w:rPr>
          <w:rFonts w:ascii="Times New Roman" w:eastAsia="MS Mincho" w:hAnsi="Times New Roman" w:cs="Times New Roman"/>
          <w:color w:val="000000" w:themeColor="text1"/>
        </w:rPr>
      </w:pPr>
    </w:p>
    <w:p w14:paraId="7DBDA603" w14:textId="77777777" w:rsidR="00E800B7" w:rsidRDefault="00E800B7" w:rsidP="00DD19CF">
      <w:pPr>
        <w:spacing w:after="120" w:line="240" w:lineRule="auto"/>
        <w:rPr>
          <w:rFonts w:ascii="Times New Roman" w:eastAsia="MS Mincho" w:hAnsi="Times New Roman" w:cs="Times New Roman"/>
          <w:color w:val="000000" w:themeColor="text1"/>
        </w:rPr>
      </w:pPr>
    </w:p>
    <w:p w14:paraId="593B5EC8" w14:textId="77777777" w:rsidR="0092469B" w:rsidRDefault="004377DD" w:rsidP="00A54EC9">
      <w:pPr>
        <w:pStyle w:val="ListParagraph"/>
        <w:numPr>
          <w:ilvl w:val="0"/>
          <w:numId w:val="15"/>
        </w:numPr>
        <w:autoSpaceDE w:val="0"/>
        <w:autoSpaceDN w:val="0"/>
        <w:adjustRightInd w:val="0"/>
        <w:spacing w:after="0" w:line="240" w:lineRule="auto"/>
        <w:ind w:left="567" w:hanging="567"/>
        <w:rPr>
          <w:rFonts w:ascii="Times New Roman" w:hAnsi="Times New Roman" w:cs="Times New Roman"/>
        </w:rPr>
      </w:pPr>
      <w:r>
        <w:rPr>
          <w:rFonts w:ascii="Times New Roman" w:hAnsi="Times New Roman" w:cs="Times New Roman"/>
        </w:rPr>
        <w:t>Explain why both of</w:t>
      </w:r>
      <w:r w:rsidRPr="00D96FB2">
        <w:rPr>
          <w:rFonts w:ascii="Times New Roman" w:hAnsi="Times New Roman" w:cs="Times New Roman"/>
        </w:rPr>
        <w:t xml:space="preserve"> the graphs eventually level off and become horizontal to the </w:t>
      </w:r>
      <w:r w:rsidRPr="00D96FB2">
        <w:rPr>
          <w:rFonts w:ascii="Times New Roman" w:hAnsi="Times New Roman" w:cs="Times New Roman"/>
          <w:i/>
        </w:rPr>
        <w:t>x</w:t>
      </w:r>
      <w:r w:rsidRPr="00D96FB2">
        <w:rPr>
          <w:rFonts w:ascii="Times New Roman" w:hAnsi="Times New Roman" w:cs="Times New Roman"/>
        </w:rPr>
        <w:t xml:space="preserve"> axis.</w:t>
      </w:r>
      <w:r w:rsidR="0092469B">
        <w:rPr>
          <w:rFonts w:ascii="Times New Roman" w:hAnsi="Times New Roman" w:cs="Times New Roman"/>
        </w:rPr>
        <w:t xml:space="preserve"> </w:t>
      </w:r>
    </w:p>
    <w:p w14:paraId="61F87531" w14:textId="263A49E8" w:rsidR="004377DD" w:rsidRDefault="0092469B" w:rsidP="0058422A">
      <w:pPr>
        <w:pStyle w:val="ListParagraph"/>
        <w:autoSpaceDE w:val="0"/>
        <w:autoSpaceDN w:val="0"/>
        <w:adjustRightInd w:val="0"/>
        <w:spacing w:after="0" w:line="240" w:lineRule="auto"/>
        <w:ind w:left="567"/>
        <w:jc w:val="right"/>
        <w:rPr>
          <w:rFonts w:ascii="Times New Roman" w:hAnsi="Times New Roman" w:cs="Times New Roman"/>
        </w:rPr>
      </w:pPr>
      <w:r>
        <w:rPr>
          <w:rFonts w:ascii="Times New Roman" w:hAnsi="Times New Roman" w:cs="Times New Roman"/>
        </w:rPr>
        <w:t xml:space="preserve">                                                                                                                                          (1 mark)</w:t>
      </w:r>
    </w:p>
    <w:p w14:paraId="4C066A7C" w14:textId="5DD6498C" w:rsidR="004377DD" w:rsidRDefault="004377DD" w:rsidP="004377DD">
      <w:pPr>
        <w:pStyle w:val="ListParagraph"/>
        <w:autoSpaceDE w:val="0"/>
        <w:autoSpaceDN w:val="0"/>
        <w:adjustRightInd w:val="0"/>
        <w:spacing w:after="0" w:line="240" w:lineRule="auto"/>
        <w:ind w:left="567"/>
        <w:rPr>
          <w:rFonts w:ascii="Times New Roman" w:hAnsi="Times New Roman" w:cs="Times New Roman"/>
        </w:rPr>
      </w:pPr>
    </w:p>
    <w:p w14:paraId="4ECF3024" w14:textId="2319B7CD" w:rsidR="004B7FE3" w:rsidRPr="004377DD" w:rsidRDefault="004B7FE3" w:rsidP="004B7FE3">
      <w:pPr>
        <w:pStyle w:val="ListParagraph"/>
        <w:autoSpaceDE w:val="0"/>
        <w:autoSpaceDN w:val="0"/>
        <w:adjustRightInd w:val="0"/>
        <w:spacing w:after="0" w:line="240" w:lineRule="auto"/>
        <w:ind w:left="0"/>
        <w:rPr>
          <w:ins w:id="356" w:author="DIPLARIS, Martha" w:date="2020-06-09T06:07:00Z"/>
          <w:rFonts w:ascii="Times New Roman" w:hAnsi="Times New Roman" w:cs="Times New Roman"/>
          <w:color w:val="C00000"/>
        </w:rPr>
      </w:pPr>
      <w:ins w:id="357" w:author="DIPLARIS, Martha" w:date="2020-06-09T06:07:00Z">
        <w:r w:rsidRPr="004377DD">
          <w:rPr>
            <w:rFonts w:ascii="Times New Roman" w:hAnsi="Times New Roman" w:cs="Times New Roman"/>
            <w:color w:val="C00000"/>
          </w:rPr>
          <w:t>H</w:t>
        </w:r>
        <w:r w:rsidRPr="004377DD">
          <w:rPr>
            <w:rFonts w:ascii="Times New Roman" w:hAnsi="Times New Roman" w:cs="Times New Roman"/>
            <w:color w:val="C00000"/>
            <w:vertAlign w:val="subscript"/>
          </w:rPr>
          <w:t>2</w:t>
        </w:r>
        <w:r w:rsidRPr="004377DD">
          <w:rPr>
            <w:rFonts w:ascii="Times New Roman" w:hAnsi="Times New Roman" w:cs="Times New Roman"/>
            <w:color w:val="C00000"/>
          </w:rPr>
          <w:t>O</w:t>
        </w:r>
        <w:r w:rsidRPr="004377DD">
          <w:rPr>
            <w:rFonts w:ascii="Times New Roman" w:hAnsi="Times New Roman" w:cs="Times New Roman"/>
            <w:color w:val="C00000"/>
            <w:vertAlign w:val="subscript"/>
          </w:rPr>
          <w:t>2</w:t>
        </w:r>
        <w:r w:rsidRPr="004377DD">
          <w:rPr>
            <w:rFonts w:ascii="Times New Roman" w:hAnsi="Times New Roman" w:cs="Times New Roman"/>
            <w:color w:val="C00000"/>
          </w:rPr>
          <w:t xml:space="preserve"> has </w:t>
        </w:r>
        <w:r w:rsidRPr="004377DD">
          <w:rPr>
            <w:rFonts w:ascii="Times New Roman" w:hAnsi="Times New Roman" w:cs="Times New Roman"/>
            <w:b/>
            <w:color w:val="C00000"/>
          </w:rPr>
          <w:t>completely decomposed</w:t>
        </w:r>
        <w:r w:rsidRPr="004377DD">
          <w:rPr>
            <w:rFonts w:ascii="Times New Roman" w:hAnsi="Times New Roman" w:cs="Times New Roman"/>
            <w:color w:val="C00000"/>
          </w:rPr>
          <w:t xml:space="preserve"> </w:t>
        </w:r>
        <w:r>
          <w:rPr>
            <w:rFonts w:ascii="Times New Roman" w:hAnsi="Times New Roman" w:cs="Times New Roman"/>
            <w:color w:val="C00000"/>
          </w:rPr>
          <w:t>or</w:t>
        </w:r>
        <w:r w:rsidRPr="004377DD">
          <w:rPr>
            <w:rFonts w:ascii="Times New Roman" w:hAnsi="Times New Roman" w:cs="Times New Roman"/>
            <w:color w:val="C00000"/>
          </w:rPr>
          <w:t xml:space="preserve"> is used up.</w:t>
        </w:r>
        <w:r>
          <w:rPr>
            <w:rFonts w:ascii="Times New Roman" w:hAnsi="Times New Roman" w:cs="Times New Roman"/>
            <w:color w:val="C00000"/>
          </w:rPr>
          <w:t xml:space="preserve">         (</w:t>
        </w:r>
        <w:r w:rsidRPr="004377DD">
          <w:rPr>
            <w:rFonts w:ascii="Times New Roman" w:hAnsi="Times New Roman" w:cs="Times New Roman"/>
            <w:color w:val="C00000"/>
          </w:rPr>
          <w:t>1mark)</w:t>
        </w:r>
      </w:ins>
    </w:p>
    <w:p w14:paraId="00D0799F" w14:textId="77777777" w:rsidR="004377DD" w:rsidRDefault="004377DD" w:rsidP="004377DD">
      <w:pPr>
        <w:pStyle w:val="ListParagraph"/>
        <w:autoSpaceDE w:val="0"/>
        <w:autoSpaceDN w:val="0"/>
        <w:adjustRightInd w:val="0"/>
        <w:spacing w:after="0" w:line="240" w:lineRule="auto"/>
        <w:ind w:left="567"/>
        <w:rPr>
          <w:rFonts w:ascii="Times New Roman" w:hAnsi="Times New Roman" w:cs="Times New Roman"/>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4377DD" w:rsidDel="004B7FE3" w14:paraId="118C07D9" w14:textId="4C80E919" w:rsidTr="0020674A">
        <w:trPr>
          <w:del w:id="358" w:author="DIPLARIS, Martha" w:date="2020-06-09T06:07:00Z"/>
        </w:trPr>
        <w:tc>
          <w:tcPr>
            <w:tcW w:w="9016" w:type="dxa"/>
          </w:tcPr>
          <w:p w14:paraId="242098A0" w14:textId="7A208450" w:rsidR="004377DD" w:rsidDel="004B7FE3" w:rsidRDefault="004377DD" w:rsidP="0020674A">
            <w:pPr>
              <w:spacing w:after="120" w:line="360" w:lineRule="auto"/>
              <w:rPr>
                <w:del w:id="359" w:author="DIPLARIS, Martha" w:date="2020-06-09T06:07:00Z"/>
                <w:rFonts w:ascii="Times New Roman" w:eastAsia="MS Mincho" w:hAnsi="Times New Roman" w:cs="Times New Roman"/>
                <w:color w:val="000000" w:themeColor="text1"/>
              </w:rPr>
            </w:pPr>
          </w:p>
        </w:tc>
      </w:tr>
      <w:tr w:rsidR="004377DD" w:rsidDel="004B7FE3" w14:paraId="12EF73FE" w14:textId="7AF7D8EC" w:rsidTr="0020674A">
        <w:trPr>
          <w:del w:id="360" w:author="DIPLARIS, Martha" w:date="2020-06-09T06:07:00Z"/>
        </w:trPr>
        <w:tc>
          <w:tcPr>
            <w:tcW w:w="9016" w:type="dxa"/>
          </w:tcPr>
          <w:p w14:paraId="4415C9E7" w14:textId="087B3DA0" w:rsidR="004377DD" w:rsidDel="004B7FE3" w:rsidRDefault="004377DD" w:rsidP="0020674A">
            <w:pPr>
              <w:spacing w:after="120" w:line="360" w:lineRule="auto"/>
              <w:rPr>
                <w:del w:id="361" w:author="DIPLARIS, Martha" w:date="2020-06-09T06:07:00Z"/>
                <w:rFonts w:ascii="Times New Roman" w:eastAsia="MS Mincho" w:hAnsi="Times New Roman" w:cs="Times New Roman"/>
                <w:color w:val="000000" w:themeColor="text1"/>
              </w:rPr>
            </w:pPr>
          </w:p>
        </w:tc>
      </w:tr>
    </w:tbl>
    <w:p w14:paraId="5CDA8182" w14:textId="77777777" w:rsidR="004377DD" w:rsidRDefault="004377DD" w:rsidP="004377DD">
      <w:pPr>
        <w:pStyle w:val="ListParagraph"/>
        <w:autoSpaceDE w:val="0"/>
        <w:autoSpaceDN w:val="0"/>
        <w:adjustRightInd w:val="0"/>
        <w:spacing w:after="0" w:line="240" w:lineRule="auto"/>
        <w:ind w:left="567"/>
        <w:rPr>
          <w:rFonts w:ascii="Times New Roman" w:hAnsi="Times New Roman" w:cs="Times New Roman"/>
        </w:rPr>
      </w:pPr>
    </w:p>
    <w:p w14:paraId="7C73385B" w14:textId="76D8C62E" w:rsidR="00B47BF0" w:rsidRDefault="00B47BF0" w:rsidP="004377DD">
      <w:pPr>
        <w:pStyle w:val="ListParagraph"/>
        <w:spacing w:after="120" w:line="240" w:lineRule="auto"/>
        <w:ind w:left="1080"/>
        <w:rPr>
          <w:rFonts w:ascii="Times New Roman" w:eastAsia="MS Mincho" w:hAnsi="Times New Roman" w:cs="Times New Roman"/>
          <w:color w:val="000000" w:themeColor="text1"/>
        </w:rPr>
      </w:pPr>
    </w:p>
    <w:p w14:paraId="743220A6" w14:textId="72CA0EF9" w:rsidR="0064557B" w:rsidRPr="00581DF2" w:rsidRDefault="00581DF2" w:rsidP="00E800B7">
      <w:pPr>
        <w:tabs>
          <w:tab w:val="left" w:pos="426"/>
          <w:tab w:val="left" w:pos="851"/>
        </w:tabs>
        <w:spacing w:after="0" w:line="240" w:lineRule="auto"/>
        <w:rPr>
          <w:rFonts w:ascii="Times New Roman" w:hAnsi="Times New Roman" w:cs="Times New Roman"/>
          <w:color w:val="00B050"/>
        </w:rPr>
      </w:pPr>
      <w:r w:rsidRPr="00581DF2">
        <w:rPr>
          <w:rFonts w:ascii="Times New Roman" w:hAnsi="Times New Roman" w:cs="Times New Roman"/>
          <w:color w:val="000000" w:themeColor="text1"/>
        </w:rPr>
        <w:t xml:space="preserve">d. </w:t>
      </w:r>
      <w:r>
        <w:rPr>
          <w:rFonts w:ascii="Times New Roman" w:hAnsi="Times New Roman" w:cs="Times New Roman"/>
          <w:color w:val="000000" w:themeColor="text1"/>
        </w:rPr>
        <w:tab/>
      </w:r>
      <w:r w:rsidR="009A66A2" w:rsidRPr="00581DF2">
        <w:rPr>
          <w:rFonts w:ascii="Times New Roman" w:hAnsi="Times New Roman" w:cs="Times New Roman"/>
          <w:color w:val="000000" w:themeColor="text1"/>
        </w:rPr>
        <w:t xml:space="preserve">i. </w:t>
      </w:r>
      <w:r w:rsidR="009A66A2" w:rsidRPr="00581DF2">
        <w:rPr>
          <w:rFonts w:ascii="Times New Roman" w:hAnsi="Times New Roman" w:cs="Times New Roman"/>
        </w:rPr>
        <w:tab/>
      </w:r>
      <w:r w:rsidR="007076A1" w:rsidRPr="00581DF2">
        <w:rPr>
          <w:rFonts w:ascii="Times New Roman" w:hAnsi="Times New Roman" w:cs="Times New Roman"/>
        </w:rPr>
        <w:t>Calculate the amount, in mol of the oxygen gas produced by the decomposition of the hydrogen peroxide, H</w:t>
      </w:r>
      <w:r w:rsidR="007076A1" w:rsidRPr="00581DF2">
        <w:rPr>
          <w:rFonts w:ascii="Times New Roman" w:hAnsi="Times New Roman" w:cs="Times New Roman"/>
          <w:vertAlign w:val="subscript"/>
        </w:rPr>
        <w:t>2</w:t>
      </w:r>
      <w:r w:rsidR="007076A1" w:rsidRPr="00581DF2">
        <w:rPr>
          <w:rFonts w:ascii="Times New Roman" w:hAnsi="Times New Roman" w:cs="Times New Roman"/>
        </w:rPr>
        <w:t>O</w:t>
      </w:r>
      <w:r w:rsidR="007076A1" w:rsidRPr="00581DF2">
        <w:rPr>
          <w:rFonts w:ascii="Times New Roman" w:hAnsi="Times New Roman" w:cs="Times New Roman"/>
          <w:vertAlign w:val="subscript"/>
        </w:rPr>
        <w:t>2</w:t>
      </w:r>
      <w:r w:rsidR="005A06D5">
        <w:rPr>
          <w:rFonts w:ascii="Times New Roman" w:hAnsi="Times New Roman" w:cs="Times New Roman"/>
        </w:rPr>
        <w:t xml:space="preserve"> at the lower temperature.</w:t>
      </w:r>
      <w:r w:rsidR="0092469B" w:rsidRPr="00581DF2">
        <w:rPr>
          <w:rFonts w:ascii="Times New Roman" w:hAnsi="Times New Roman" w:cs="Times New Roman"/>
        </w:rPr>
        <w:t xml:space="preserve"> </w:t>
      </w:r>
      <w:r w:rsidR="005A06D5">
        <w:rPr>
          <w:rFonts w:ascii="Times New Roman" w:hAnsi="Times New Roman" w:cs="Times New Roman"/>
        </w:rPr>
        <w:t xml:space="preserve">     </w:t>
      </w:r>
      <w:r w:rsidR="0092469B" w:rsidRPr="00581DF2">
        <w:rPr>
          <w:rFonts w:ascii="Times New Roman" w:hAnsi="Times New Roman" w:cs="Times New Roman"/>
        </w:rPr>
        <w:t xml:space="preserve">                  </w:t>
      </w:r>
      <w:r w:rsidR="005A06D5">
        <w:rPr>
          <w:rFonts w:ascii="Times New Roman" w:hAnsi="Times New Roman" w:cs="Times New Roman"/>
        </w:rPr>
        <w:t xml:space="preserve">    </w:t>
      </w:r>
      <w:r w:rsidR="0092469B" w:rsidRPr="00581DF2">
        <w:rPr>
          <w:rFonts w:ascii="Times New Roman" w:hAnsi="Times New Roman" w:cs="Times New Roman"/>
        </w:rPr>
        <w:t xml:space="preserve">                             </w:t>
      </w:r>
      <w:r w:rsidR="00E800B7">
        <w:rPr>
          <w:rFonts w:ascii="Times New Roman" w:hAnsi="Times New Roman" w:cs="Times New Roman"/>
        </w:rPr>
        <w:t xml:space="preserve">           </w:t>
      </w:r>
      <w:r w:rsidR="0092469B" w:rsidRPr="00581DF2">
        <w:rPr>
          <w:rFonts w:ascii="Times New Roman" w:hAnsi="Times New Roman" w:cs="Times New Roman"/>
        </w:rPr>
        <w:t>(1 mark)</w:t>
      </w:r>
    </w:p>
    <w:p w14:paraId="41084A0E" w14:textId="1FDE899D" w:rsidR="007076A1" w:rsidRDefault="007076A1" w:rsidP="007076A1">
      <w:pPr>
        <w:pStyle w:val="ListParagraph"/>
        <w:tabs>
          <w:tab w:val="left" w:pos="1134"/>
        </w:tabs>
        <w:spacing w:after="0" w:line="240" w:lineRule="auto"/>
        <w:ind w:left="567"/>
        <w:rPr>
          <w:rFonts w:ascii="Times New Roman" w:hAnsi="Times New Roman" w:cs="Times New Roman"/>
        </w:rPr>
      </w:pPr>
    </w:p>
    <w:p w14:paraId="41DC42F3" w14:textId="77777777" w:rsidR="00F52757" w:rsidRPr="0054116A" w:rsidRDefault="00F52757" w:rsidP="00F52757">
      <w:pPr>
        <w:pStyle w:val="ListParagraph"/>
        <w:tabs>
          <w:tab w:val="left" w:pos="1134"/>
        </w:tabs>
        <w:spacing w:after="0" w:line="240" w:lineRule="auto"/>
        <w:ind w:left="567"/>
        <w:rPr>
          <w:ins w:id="362" w:author="DIPLARIS, Martha" w:date="2020-06-09T06:08:00Z"/>
          <w:rFonts w:ascii="Times New Roman" w:hAnsi="Times New Roman" w:cs="Times New Roman"/>
          <w:color w:val="C00000"/>
        </w:rPr>
      </w:pPr>
      <w:ins w:id="363" w:author="DIPLARIS, Martha" w:date="2020-06-09T06:08:00Z">
        <w:r w:rsidRPr="0054116A">
          <w:rPr>
            <w:rFonts w:ascii="Times New Roman" w:hAnsi="Times New Roman" w:cs="Times New Roman"/>
            <w:color w:val="C00000"/>
          </w:rPr>
          <w:t>Since , we are told that one</w:t>
        </w:r>
        <w:r>
          <w:rPr>
            <w:rFonts w:ascii="Times New Roman" w:hAnsi="Times New Roman" w:cs="Times New Roman"/>
            <w:color w:val="C00000"/>
          </w:rPr>
          <w:t xml:space="preserve"> of the temperatures was at SLC (the lower temperature),</w:t>
        </w:r>
      </w:ins>
    </w:p>
    <w:p w14:paraId="3A0129BD" w14:textId="77777777" w:rsidR="00F52757" w:rsidRPr="0054116A" w:rsidRDefault="00F52757" w:rsidP="00F52757">
      <w:pPr>
        <w:pStyle w:val="ListParagraph"/>
        <w:tabs>
          <w:tab w:val="left" w:pos="1134"/>
        </w:tabs>
        <w:spacing w:after="0" w:line="240" w:lineRule="auto"/>
        <w:ind w:left="567"/>
        <w:rPr>
          <w:ins w:id="364" w:author="DIPLARIS, Martha" w:date="2020-06-09T06:08:00Z"/>
          <w:rFonts w:ascii="Times New Roman" w:hAnsi="Times New Roman" w:cs="Times New Roman"/>
          <w:color w:val="C00000"/>
        </w:rPr>
      </w:pPr>
    </w:p>
    <w:p w14:paraId="59AAF9BF" w14:textId="77777777" w:rsidR="00F52757" w:rsidRPr="0054116A" w:rsidRDefault="00F52757" w:rsidP="00F52757">
      <w:pPr>
        <w:pStyle w:val="ListParagraph"/>
        <w:tabs>
          <w:tab w:val="left" w:pos="1134"/>
        </w:tabs>
        <w:spacing w:after="0" w:line="240" w:lineRule="auto"/>
        <w:ind w:left="567"/>
        <w:rPr>
          <w:ins w:id="365" w:author="DIPLARIS, Martha" w:date="2020-06-09T06:08:00Z"/>
          <w:rFonts w:ascii="Times New Roman" w:hAnsi="Times New Roman" w:cs="Times New Roman"/>
          <w:color w:val="C00000"/>
        </w:rPr>
      </w:pPr>
      <w:ins w:id="366" w:author="DIPLARIS, Martha" w:date="2020-06-09T06:08:00Z">
        <w:r w:rsidRPr="0054116A">
          <w:rPr>
            <w:rFonts w:ascii="Times New Roman" w:hAnsi="Times New Roman" w:cs="Times New Roman"/>
            <w:color w:val="C00000"/>
          </w:rPr>
          <w:t xml:space="preserve">                    V(O</w:t>
        </w:r>
        <w:r w:rsidRPr="0054116A">
          <w:rPr>
            <w:rFonts w:ascii="Times New Roman" w:hAnsi="Times New Roman" w:cs="Times New Roman"/>
            <w:color w:val="C00000"/>
            <w:vertAlign w:val="subscript"/>
          </w:rPr>
          <w:t>2</w:t>
        </w:r>
        <w:r w:rsidRPr="0054116A">
          <w:rPr>
            <w:rFonts w:ascii="Times New Roman" w:hAnsi="Times New Roman" w:cs="Times New Roman"/>
            <w:color w:val="C00000"/>
          </w:rPr>
          <w:t>)</w:t>
        </w:r>
        <w:r>
          <w:rPr>
            <w:rFonts w:ascii="Times New Roman" w:hAnsi="Times New Roman" w:cs="Times New Roman"/>
            <w:color w:val="C00000"/>
          </w:rPr>
          <w:t xml:space="preserve"> </w:t>
        </w:r>
        <w:r w:rsidRPr="0054116A">
          <w:rPr>
            <w:rFonts w:ascii="Times New Roman" w:hAnsi="Times New Roman" w:cs="Times New Roman"/>
            <w:color w:val="C00000"/>
          </w:rPr>
          <w:t xml:space="preserve"> </w:t>
        </w:r>
        <w:r>
          <w:rPr>
            <w:rFonts w:ascii="Times New Roman" w:hAnsi="Times New Roman" w:cs="Times New Roman"/>
            <w:color w:val="C00000"/>
          </w:rPr>
          <w:t xml:space="preserve">     </w:t>
        </w:r>
        <w:r w:rsidRPr="0054116A">
          <w:rPr>
            <w:rFonts w:ascii="Times New Roman" w:hAnsi="Times New Roman" w:cs="Times New Roman"/>
            <w:color w:val="C00000"/>
          </w:rPr>
          <w:t>= n x 24.8</w:t>
        </w:r>
      </w:ins>
    </w:p>
    <w:p w14:paraId="0F3BF62C" w14:textId="77777777" w:rsidR="00F52757" w:rsidRDefault="00F52757" w:rsidP="00F52757">
      <w:pPr>
        <w:pStyle w:val="ListParagraph"/>
        <w:tabs>
          <w:tab w:val="left" w:pos="1134"/>
        </w:tabs>
        <w:spacing w:after="0" w:line="240" w:lineRule="auto"/>
        <w:ind w:left="567"/>
        <w:rPr>
          <w:ins w:id="367" w:author="DIPLARIS, Martha" w:date="2020-06-09T06:08:00Z"/>
          <w:rFonts w:ascii="Times New Roman" w:hAnsi="Times New Roman" w:cs="Times New Roman"/>
          <w:color w:val="C00000"/>
        </w:rPr>
      </w:pPr>
      <w:ins w:id="368" w:author="DIPLARIS, Martha" w:date="2020-06-09T06:08:00Z">
        <w:r w:rsidRPr="0054116A">
          <w:rPr>
            <w:rFonts w:ascii="Times New Roman" w:hAnsi="Times New Roman" w:cs="Times New Roman"/>
            <w:color w:val="C00000"/>
          </w:rPr>
          <w:t xml:space="preserve">  20.0 </w:t>
        </w:r>
        <w:r>
          <w:rPr>
            <w:rFonts w:ascii="Times New Roman" w:hAnsi="Times New Roman" w:cs="Times New Roman"/>
            <w:color w:val="C00000"/>
          </w:rPr>
          <w:t>mL</w:t>
        </w:r>
        <w:r w:rsidRPr="0054116A">
          <w:rPr>
            <w:rFonts w:ascii="Times New Roman" w:hAnsi="Times New Roman" w:cs="Times New Roman"/>
            <w:color w:val="C00000"/>
          </w:rPr>
          <w:t>(from graph)</w:t>
        </w:r>
        <w:r>
          <w:rPr>
            <w:rFonts w:ascii="Times New Roman" w:hAnsi="Times New Roman" w:cs="Times New Roman"/>
            <w:color w:val="C00000"/>
          </w:rPr>
          <w:t xml:space="preserve"> =</w:t>
        </w:r>
        <w:r w:rsidRPr="0054116A">
          <w:rPr>
            <w:rFonts w:ascii="Times New Roman" w:hAnsi="Times New Roman" w:cs="Times New Roman"/>
            <w:color w:val="C00000"/>
          </w:rPr>
          <w:t xml:space="preserve">   </w:t>
        </w:r>
        <w:r>
          <w:rPr>
            <w:rFonts w:ascii="Times New Roman" w:hAnsi="Times New Roman" w:cs="Times New Roman"/>
            <w:color w:val="C00000"/>
          </w:rPr>
          <w:t>n x 24.8</w:t>
        </w:r>
      </w:ins>
    </w:p>
    <w:p w14:paraId="0A5FAB0A" w14:textId="6ABE19F1" w:rsidR="00F52757" w:rsidRDefault="00F52757" w:rsidP="00F52757">
      <w:pPr>
        <w:pStyle w:val="ListParagraph"/>
        <w:tabs>
          <w:tab w:val="left" w:pos="1134"/>
        </w:tabs>
        <w:spacing w:after="0" w:line="240" w:lineRule="auto"/>
        <w:ind w:left="567"/>
        <w:rPr>
          <w:ins w:id="369" w:author="DIPLARIS, Martha" w:date="2020-06-09T06:08:00Z"/>
          <w:rFonts w:ascii="Times New Roman" w:hAnsi="Times New Roman" w:cs="Times New Roman"/>
          <w:color w:val="C00000"/>
        </w:rPr>
      </w:pPr>
      <w:ins w:id="370" w:author="DIPLARIS, Martha" w:date="2020-06-09T06:08:00Z">
        <w:r>
          <w:rPr>
            <w:rFonts w:ascii="Times New Roman" w:hAnsi="Times New Roman" w:cs="Times New Roman"/>
            <w:color w:val="C00000"/>
          </w:rPr>
          <w:t xml:space="preserve">                   n(O</w:t>
        </w:r>
        <w:r w:rsidRPr="006B527B">
          <w:rPr>
            <w:rFonts w:ascii="Times New Roman" w:hAnsi="Times New Roman" w:cs="Times New Roman"/>
            <w:color w:val="C00000"/>
            <w:vertAlign w:val="subscript"/>
          </w:rPr>
          <w:t>2</w:t>
        </w:r>
        <w:r>
          <w:rPr>
            <w:rFonts w:ascii="Times New Roman" w:hAnsi="Times New Roman" w:cs="Times New Roman"/>
            <w:color w:val="C00000"/>
          </w:rPr>
          <w:t>)        = (20</w:t>
        </w:r>
      </w:ins>
      <w:ins w:id="371" w:author="DIPLARIS, Martha" w:date="2020-06-09T06:09:00Z">
        <w:r>
          <w:rPr>
            <w:rFonts w:ascii="Times New Roman" w:hAnsi="Times New Roman" w:cs="Times New Roman"/>
            <w:color w:val="C00000"/>
          </w:rPr>
          <w:t>.0</w:t>
        </w:r>
      </w:ins>
      <w:ins w:id="372" w:author="DIPLARIS, Martha" w:date="2020-06-09T06:08:00Z">
        <w:r>
          <w:rPr>
            <w:rFonts w:ascii="Times New Roman" w:hAnsi="Times New Roman" w:cs="Times New Roman"/>
            <w:color w:val="C00000"/>
          </w:rPr>
          <w:t xml:space="preserve"> x 10</w:t>
        </w:r>
        <w:r w:rsidRPr="0054116A">
          <w:rPr>
            <w:rFonts w:ascii="Times New Roman" w:hAnsi="Times New Roman" w:cs="Times New Roman"/>
            <w:color w:val="C00000"/>
            <w:vertAlign w:val="superscript"/>
          </w:rPr>
          <w:t>-3</w:t>
        </w:r>
        <w:r>
          <w:rPr>
            <w:rFonts w:ascii="Times New Roman" w:hAnsi="Times New Roman" w:cs="Times New Roman"/>
            <w:color w:val="C00000"/>
          </w:rPr>
          <w:t>)</w:t>
        </w:r>
        <w:r w:rsidRPr="0054116A">
          <w:rPr>
            <w:rFonts w:ascii="Times New Roman" w:hAnsi="Times New Roman" w:cs="Times New Roman"/>
            <w:color w:val="C00000"/>
          </w:rPr>
          <w:t xml:space="preserve">  </w:t>
        </w:r>
        <w:r>
          <w:rPr>
            <w:rFonts w:ascii="Times New Roman" w:hAnsi="Times New Roman" w:cs="Times New Roman"/>
            <w:color w:val="C00000"/>
          </w:rPr>
          <w:t>/24.8</w:t>
        </w:r>
      </w:ins>
    </w:p>
    <w:p w14:paraId="133142D4" w14:textId="77777777" w:rsidR="00F52757" w:rsidRDefault="00F52757" w:rsidP="00F52757">
      <w:pPr>
        <w:pStyle w:val="ListParagraph"/>
        <w:tabs>
          <w:tab w:val="left" w:pos="1134"/>
        </w:tabs>
        <w:spacing w:after="0" w:line="240" w:lineRule="auto"/>
        <w:ind w:left="567"/>
        <w:rPr>
          <w:ins w:id="373" w:author="DIPLARIS, Martha" w:date="2020-06-09T06:08:00Z"/>
          <w:rFonts w:ascii="Times New Roman" w:hAnsi="Times New Roman" w:cs="Times New Roman"/>
          <w:color w:val="C00000"/>
        </w:rPr>
      </w:pPr>
      <w:ins w:id="374" w:author="DIPLARIS, Martha" w:date="2020-06-09T06:08:00Z">
        <w:r>
          <w:rPr>
            <w:rFonts w:ascii="Times New Roman" w:hAnsi="Times New Roman" w:cs="Times New Roman"/>
            <w:color w:val="C00000"/>
          </w:rPr>
          <w:t xml:space="preserve">                                     = 8.0645 x10 </w:t>
        </w:r>
        <w:r w:rsidRPr="0054116A">
          <w:rPr>
            <w:rFonts w:ascii="Times New Roman" w:hAnsi="Times New Roman" w:cs="Times New Roman"/>
            <w:color w:val="C00000"/>
            <w:vertAlign w:val="superscript"/>
          </w:rPr>
          <w:t xml:space="preserve">-4 </w:t>
        </w:r>
        <w:r>
          <w:rPr>
            <w:rFonts w:ascii="Times New Roman" w:hAnsi="Times New Roman" w:cs="Times New Roman"/>
            <w:color w:val="C00000"/>
            <w:vertAlign w:val="superscript"/>
          </w:rPr>
          <w:t xml:space="preserve"> </w:t>
        </w:r>
      </w:ins>
    </w:p>
    <w:p w14:paraId="63DD6839" w14:textId="5FD2B4C4" w:rsidR="00F52757" w:rsidRDefault="00F52757" w:rsidP="00F52757">
      <w:pPr>
        <w:pStyle w:val="ListParagraph"/>
        <w:tabs>
          <w:tab w:val="left" w:pos="1134"/>
        </w:tabs>
        <w:spacing w:after="0" w:line="240" w:lineRule="auto"/>
        <w:ind w:left="567"/>
        <w:rPr>
          <w:ins w:id="375" w:author="DIPLARIS, Martha" w:date="2020-06-09T06:08:00Z"/>
          <w:rFonts w:ascii="Times New Roman" w:hAnsi="Times New Roman" w:cs="Times New Roman"/>
          <w:color w:val="C00000"/>
        </w:rPr>
      </w:pPr>
      <w:ins w:id="376" w:author="DIPLARIS, Martha" w:date="2020-06-09T06:08:00Z">
        <w:r>
          <w:rPr>
            <w:rFonts w:ascii="Times New Roman" w:hAnsi="Times New Roman" w:cs="Times New Roman"/>
            <w:color w:val="C00000"/>
          </w:rPr>
          <w:t xml:space="preserve">                                     = 8.1</w:t>
        </w:r>
      </w:ins>
      <w:ins w:id="377" w:author="DIPLARIS, Martha" w:date="2020-06-09T06:09:00Z">
        <w:r w:rsidR="00310A5B">
          <w:rPr>
            <w:rFonts w:ascii="Times New Roman" w:hAnsi="Times New Roman" w:cs="Times New Roman"/>
            <w:color w:val="C00000"/>
          </w:rPr>
          <w:t>0</w:t>
        </w:r>
      </w:ins>
      <w:ins w:id="378" w:author="DIPLARIS, Martha" w:date="2020-06-09T06:08:00Z">
        <w:r>
          <w:rPr>
            <w:rFonts w:ascii="Times New Roman" w:hAnsi="Times New Roman" w:cs="Times New Roman"/>
            <w:color w:val="C00000"/>
          </w:rPr>
          <w:t xml:space="preserve"> x10 </w:t>
        </w:r>
        <w:r w:rsidRPr="0054116A">
          <w:rPr>
            <w:rFonts w:ascii="Times New Roman" w:hAnsi="Times New Roman" w:cs="Times New Roman"/>
            <w:color w:val="C00000"/>
            <w:vertAlign w:val="superscript"/>
          </w:rPr>
          <w:t xml:space="preserve">-4 </w:t>
        </w:r>
        <w:r>
          <w:rPr>
            <w:rFonts w:ascii="Times New Roman" w:hAnsi="Times New Roman" w:cs="Times New Roman"/>
            <w:color w:val="C00000"/>
            <w:vertAlign w:val="superscript"/>
          </w:rPr>
          <w:t xml:space="preserve"> </w:t>
        </w:r>
        <w:r w:rsidRPr="0054116A">
          <w:rPr>
            <w:rFonts w:ascii="Times New Roman" w:hAnsi="Times New Roman" w:cs="Times New Roman"/>
            <w:color w:val="C00000"/>
          </w:rPr>
          <w:t>mol</w:t>
        </w:r>
        <w:r>
          <w:rPr>
            <w:rFonts w:ascii="Times New Roman" w:hAnsi="Times New Roman" w:cs="Times New Roman"/>
            <w:color w:val="C00000"/>
          </w:rPr>
          <w:t xml:space="preserve">                </w:t>
        </w:r>
        <w:r w:rsidRPr="0092469B">
          <w:rPr>
            <w:rFonts w:ascii="Times New Roman" w:hAnsi="Times New Roman" w:cs="Times New Roman"/>
            <w:b/>
            <w:color w:val="C00000"/>
          </w:rPr>
          <w:t>1 mark</w:t>
        </w:r>
        <w:r>
          <w:rPr>
            <w:rFonts w:ascii="Times New Roman" w:hAnsi="Times New Roman" w:cs="Times New Roman"/>
            <w:b/>
            <w:color w:val="C00000"/>
          </w:rPr>
          <w:t xml:space="preserve"> (units not required)</w:t>
        </w:r>
      </w:ins>
    </w:p>
    <w:p w14:paraId="37520F66" w14:textId="77777777" w:rsidR="007076A1" w:rsidRPr="007076A1" w:rsidRDefault="007076A1" w:rsidP="007076A1">
      <w:pPr>
        <w:pStyle w:val="ListParagraph"/>
        <w:tabs>
          <w:tab w:val="left" w:pos="1134"/>
        </w:tabs>
        <w:spacing w:after="0" w:line="240" w:lineRule="auto"/>
        <w:ind w:left="567"/>
        <w:rPr>
          <w:rFonts w:ascii="Times New Roman" w:hAnsi="Times New Roman" w:cs="Times New Roman"/>
          <w:color w:val="00B050"/>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7076A1" w:rsidDel="00F52757" w14:paraId="78AC666C" w14:textId="6DDE1003" w:rsidTr="0020674A">
        <w:trPr>
          <w:del w:id="379" w:author="DIPLARIS, Martha" w:date="2020-06-09T06:08:00Z"/>
        </w:trPr>
        <w:tc>
          <w:tcPr>
            <w:tcW w:w="9016" w:type="dxa"/>
          </w:tcPr>
          <w:p w14:paraId="731B482A" w14:textId="2656E00D" w:rsidR="007076A1" w:rsidDel="00F52757" w:rsidRDefault="007076A1" w:rsidP="0020674A">
            <w:pPr>
              <w:spacing w:after="120" w:line="360" w:lineRule="auto"/>
              <w:rPr>
                <w:del w:id="380" w:author="DIPLARIS, Martha" w:date="2020-06-09T06:08:00Z"/>
                <w:rFonts w:ascii="Times New Roman" w:eastAsia="MS Mincho" w:hAnsi="Times New Roman" w:cs="Times New Roman"/>
                <w:color w:val="000000" w:themeColor="text1"/>
              </w:rPr>
            </w:pPr>
          </w:p>
        </w:tc>
      </w:tr>
      <w:tr w:rsidR="007076A1" w:rsidDel="00F52757" w14:paraId="6764E593" w14:textId="10D041AC" w:rsidTr="0020674A">
        <w:trPr>
          <w:del w:id="381" w:author="DIPLARIS, Martha" w:date="2020-06-09T06:08:00Z"/>
        </w:trPr>
        <w:tc>
          <w:tcPr>
            <w:tcW w:w="9016" w:type="dxa"/>
          </w:tcPr>
          <w:p w14:paraId="08E229A9" w14:textId="7B193341" w:rsidR="007076A1" w:rsidDel="00F52757" w:rsidRDefault="007076A1" w:rsidP="0020674A">
            <w:pPr>
              <w:spacing w:after="120" w:line="360" w:lineRule="auto"/>
              <w:rPr>
                <w:del w:id="382" w:author="DIPLARIS, Martha" w:date="2020-06-09T06:08:00Z"/>
                <w:rFonts w:ascii="Times New Roman" w:eastAsia="MS Mincho" w:hAnsi="Times New Roman" w:cs="Times New Roman"/>
                <w:color w:val="000000" w:themeColor="text1"/>
              </w:rPr>
            </w:pPr>
          </w:p>
        </w:tc>
      </w:tr>
    </w:tbl>
    <w:p w14:paraId="33CBE358" w14:textId="77777777" w:rsidR="007076A1" w:rsidRPr="007076A1" w:rsidRDefault="007076A1" w:rsidP="007076A1">
      <w:pPr>
        <w:pStyle w:val="ListParagraph"/>
        <w:tabs>
          <w:tab w:val="left" w:pos="1134"/>
        </w:tabs>
        <w:spacing w:after="0" w:line="240" w:lineRule="auto"/>
        <w:ind w:left="567"/>
        <w:rPr>
          <w:rFonts w:ascii="Times New Roman" w:hAnsi="Times New Roman" w:cs="Times New Roman"/>
          <w:color w:val="00B050"/>
        </w:rPr>
      </w:pPr>
    </w:p>
    <w:p w14:paraId="7F245237" w14:textId="77777777" w:rsidR="0054116A" w:rsidRPr="0054116A" w:rsidRDefault="0054116A" w:rsidP="0054116A">
      <w:pPr>
        <w:pStyle w:val="ListParagraph"/>
        <w:tabs>
          <w:tab w:val="left" w:pos="1134"/>
        </w:tabs>
        <w:spacing w:after="0" w:line="240" w:lineRule="auto"/>
        <w:ind w:left="567"/>
        <w:rPr>
          <w:rFonts w:ascii="Times New Roman" w:hAnsi="Times New Roman" w:cs="Times New Roman"/>
          <w:color w:val="C00000"/>
        </w:rPr>
      </w:pPr>
    </w:p>
    <w:p w14:paraId="4CBF7E28" w14:textId="76BB26AF" w:rsidR="009A66A2" w:rsidRPr="00581DF2" w:rsidRDefault="007076A1" w:rsidP="00E800B7">
      <w:pPr>
        <w:pStyle w:val="ListParagraph"/>
        <w:numPr>
          <w:ilvl w:val="0"/>
          <w:numId w:val="16"/>
        </w:numPr>
        <w:tabs>
          <w:tab w:val="left" w:pos="851"/>
        </w:tabs>
        <w:spacing w:after="0" w:line="240" w:lineRule="auto"/>
        <w:rPr>
          <w:rFonts w:ascii="Times New Roman" w:hAnsi="Times New Roman" w:cs="Times New Roman"/>
        </w:rPr>
      </w:pPr>
      <w:r w:rsidRPr="00581DF2">
        <w:rPr>
          <w:rFonts w:ascii="Times New Roman" w:hAnsi="Times New Roman" w:cs="Times New Roman"/>
        </w:rPr>
        <w:t>Calculate the concentration of the hydrogen peroxide in % m/v.</w:t>
      </w:r>
      <w:r w:rsidR="00581DF2" w:rsidRPr="00581DF2">
        <w:rPr>
          <w:rFonts w:ascii="Times New Roman" w:hAnsi="Times New Roman" w:cs="Times New Roman"/>
        </w:rPr>
        <w:t xml:space="preserve">         </w:t>
      </w:r>
      <w:r w:rsidR="00581DF2">
        <w:rPr>
          <w:rFonts w:ascii="Times New Roman" w:hAnsi="Times New Roman" w:cs="Times New Roman"/>
        </w:rPr>
        <w:t xml:space="preserve">            </w:t>
      </w:r>
      <w:r w:rsidR="00581DF2" w:rsidRPr="00581DF2">
        <w:rPr>
          <w:rFonts w:ascii="Times New Roman" w:hAnsi="Times New Roman" w:cs="Times New Roman"/>
        </w:rPr>
        <w:t xml:space="preserve">    </w:t>
      </w:r>
      <w:r w:rsidR="00E800B7">
        <w:rPr>
          <w:rFonts w:ascii="Times New Roman" w:hAnsi="Times New Roman" w:cs="Times New Roman"/>
        </w:rPr>
        <w:t xml:space="preserve">      </w:t>
      </w:r>
      <w:r w:rsidR="00581DF2" w:rsidRPr="00581DF2">
        <w:rPr>
          <w:rFonts w:ascii="Times New Roman" w:hAnsi="Times New Roman" w:cs="Times New Roman"/>
        </w:rPr>
        <w:t>(3 marks)</w:t>
      </w:r>
    </w:p>
    <w:p w14:paraId="0E45E06A" w14:textId="77777777" w:rsidR="0054116A" w:rsidRDefault="0054116A" w:rsidP="0054116A">
      <w:pPr>
        <w:pStyle w:val="ListParagraph"/>
        <w:tabs>
          <w:tab w:val="left" w:pos="1134"/>
        </w:tabs>
        <w:spacing w:after="0" w:line="240" w:lineRule="auto"/>
        <w:ind w:left="567"/>
        <w:rPr>
          <w:rFonts w:ascii="Times New Roman" w:hAnsi="Times New Roman" w:cs="Times New Roman"/>
        </w:rPr>
      </w:pPr>
    </w:p>
    <w:p w14:paraId="5903117F" w14:textId="5210594C" w:rsidR="0054116A" w:rsidDel="00310A5B" w:rsidRDefault="0054116A" w:rsidP="0054116A">
      <w:pPr>
        <w:tabs>
          <w:tab w:val="left" w:pos="1134"/>
        </w:tabs>
        <w:spacing w:after="0" w:line="240" w:lineRule="auto"/>
        <w:rPr>
          <w:del w:id="383" w:author="DIPLARIS, Martha" w:date="2020-06-09T06:10:00Z"/>
          <w:rFonts w:ascii="Times New Roman" w:hAnsi="Times New Roman" w:cs="Times New Roman"/>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54116A" w:rsidDel="00310A5B" w14:paraId="78A31DE2" w14:textId="75A17F22" w:rsidTr="0020674A">
        <w:trPr>
          <w:del w:id="384" w:author="DIPLARIS, Martha" w:date="2020-06-09T06:10:00Z"/>
        </w:trPr>
        <w:tc>
          <w:tcPr>
            <w:tcW w:w="9016" w:type="dxa"/>
          </w:tcPr>
          <w:p w14:paraId="640D9893" w14:textId="583EA089" w:rsidR="0054116A" w:rsidDel="00310A5B" w:rsidRDefault="0054116A" w:rsidP="0020674A">
            <w:pPr>
              <w:spacing w:after="120" w:line="360" w:lineRule="auto"/>
              <w:rPr>
                <w:del w:id="385" w:author="DIPLARIS, Martha" w:date="2020-06-09T06:10:00Z"/>
                <w:rFonts w:ascii="Times New Roman" w:eastAsia="MS Mincho" w:hAnsi="Times New Roman" w:cs="Times New Roman"/>
                <w:color w:val="000000" w:themeColor="text1"/>
              </w:rPr>
            </w:pPr>
          </w:p>
        </w:tc>
      </w:tr>
      <w:tr w:rsidR="0054116A" w:rsidDel="00310A5B" w14:paraId="37D5C9C7" w14:textId="76A3D60A" w:rsidTr="0020674A">
        <w:trPr>
          <w:del w:id="386" w:author="DIPLARIS, Martha" w:date="2020-06-09T06:10:00Z"/>
        </w:trPr>
        <w:tc>
          <w:tcPr>
            <w:tcW w:w="9016" w:type="dxa"/>
          </w:tcPr>
          <w:p w14:paraId="24BE692E" w14:textId="4F97339C" w:rsidR="0054116A" w:rsidDel="00310A5B" w:rsidRDefault="0054116A" w:rsidP="0020674A">
            <w:pPr>
              <w:spacing w:after="120" w:line="360" w:lineRule="auto"/>
              <w:rPr>
                <w:del w:id="387" w:author="DIPLARIS, Martha" w:date="2020-06-09T06:10:00Z"/>
                <w:rFonts w:ascii="Times New Roman" w:eastAsia="MS Mincho" w:hAnsi="Times New Roman" w:cs="Times New Roman"/>
                <w:color w:val="000000" w:themeColor="text1"/>
              </w:rPr>
            </w:pPr>
          </w:p>
        </w:tc>
      </w:tr>
      <w:tr w:rsidR="00E800B7" w:rsidDel="00310A5B" w14:paraId="4266765D" w14:textId="595F89C5" w:rsidTr="0020674A">
        <w:trPr>
          <w:del w:id="388" w:author="DIPLARIS, Martha" w:date="2020-06-09T06:10:00Z"/>
        </w:trPr>
        <w:tc>
          <w:tcPr>
            <w:tcW w:w="9016" w:type="dxa"/>
          </w:tcPr>
          <w:p w14:paraId="494A4C85" w14:textId="06572CD5" w:rsidR="00E800B7" w:rsidDel="00310A5B" w:rsidRDefault="00E800B7" w:rsidP="0020674A">
            <w:pPr>
              <w:spacing w:after="120" w:line="360" w:lineRule="auto"/>
              <w:rPr>
                <w:del w:id="389" w:author="DIPLARIS, Martha" w:date="2020-06-09T06:10:00Z"/>
                <w:rFonts w:ascii="Times New Roman" w:eastAsia="MS Mincho" w:hAnsi="Times New Roman" w:cs="Times New Roman"/>
                <w:color w:val="000000" w:themeColor="text1"/>
              </w:rPr>
            </w:pPr>
          </w:p>
        </w:tc>
      </w:tr>
      <w:tr w:rsidR="00E800B7" w:rsidDel="00310A5B" w14:paraId="54BEAFE0" w14:textId="30E782C1" w:rsidTr="0020674A">
        <w:trPr>
          <w:del w:id="390" w:author="DIPLARIS, Martha" w:date="2020-06-09T06:10:00Z"/>
        </w:trPr>
        <w:tc>
          <w:tcPr>
            <w:tcW w:w="9016" w:type="dxa"/>
          </w:tcPr>
          <w:p w14:paraId="753D8906" w14:textId="413532B8" w:rsidR="00E800B7" w:rsidDel="00310A5B" w:rsidRDefault="00E800B7" w:rsidP="0020674A">
            <w:pPr>
              <w:spacing w:after="120" w:line="360" w:lineRule="auto"/>
              <w:rPr>
                <w:del w:id="391" w:author="DIPLARIS, Martha" w:date="2020-06-09T06:10:00Z"/>
                <w:rFonts w:ascii="Times New Roman" w:eastAsia="MS Mincho" w:hAnsi="Times New Roman" w:cs="Times New Roman"/>
                <w:color w:val="000000" w:themeColor="text1"/>
              </w:rPr>
            </w:pPr>
          </w:p>
        </w:tc>
      </w:tr>
      <w:tr w:rsidR="00E800B7" w:rsidDel="00310A5B" w14:paraId="0E8E97C5" w14:textId="7850085B" w:rsidTr="0020674A">
        <w:trPr>
          <w:del w:id="392" w:author="DIPLARIS, Martha" w:date="2020-06-09T06:10:00Z"/>
        </w:trPr>
        <w:tc>
          <w:tcPr>
            <w:tcW w:w="9016" w:type="dxa"/>
          </w:tcPr>
          <w:p w14:paraId="17D62D25" w14:textId="3C8FEBA6" w:rsidR="00E800B7" w:rsidDel="00310A5B" w:rsidRDefault="00E800B7" w:rsidP="0020674A">
            <w:pPr>
              <w:spacing w:after="120" w:line="360" w:lineRule="auto"/>
              <w:rPr>
                <w:del w:id="393" w:author="DIPLARIS, Martha" w:date="2020-06-09T06:10:00Z"/>
                <w:rFonts w:ascii="Times New Roman" w:eastAsia="MS Mincho" w:hAnsi="Times New Roman" w:cs="Times New Roman"/>
                <w:color w:val="000000" w:themeColor="text1"/>
              </w:rPr>
            </w:pPr>
          </w:p>
        </w:tc>
      </w:tr>
    </w:tbl>
    <w:p w14:paraId="32E45034" w14:textId="106C929A" w:rsidR="006B527B" w:rsidDel="00310A5B" w:rsidRDefault="00310A5B" w:rsidP="0054116A">
      <w:pPr>
        <w:tabs>
          <w:tab w:val="left" w:pos="1134"/>
        </w:tabs>
        <w:spacing w:after="0" w:line="240" w:lineRule="auto"/>
        <w:rPr>
          <w:del w:id="394" w:author="DIPLARIS, Martha" w:date="2020-06-09T06:10:00Z"/>
          <w:rFonts w:ascii="Times New Roman" w:hAnsi="Times New Roman" w:cs="Times New Roman"/>
          <w:color w:val="C00000"/>
        </w:rPr>
      </w:pPr>
      <w:ins w:id="395" w:author="DIPLARIS, Martha" w:date="2020-06-09T06:10:00Z">
        <w:r>
          <w:rPr>
            <w:rFonts w:ascii="Times New Roman" w:hAnsi="Times New Roman" w:cs="Times New Roman"/>
            <w:noProof/>
            <w:color w:val="C00000"/>
            <w:lang w:eastAsia="en-AU"/>
          </w:rPr>
          <mc:AlternateContent>
            <mc:Choice Requires="wps">
              <w:drawing>
                <wp:anchor distT="0" distB="0" distL="114300" distR="114300" simplePos="0" relativeHeight="251708416" behindDoc="0" locked="0" layoutInCell="1" allowOverlap="1" wp14:anchorId="3040CE0D" wp14:editId="55E4F272">
                  <wp:simplePos x="0" y="0"/>
                  <wp:positionH relativeFrom="column">
                    <wp:posOffset>4133850</wp:posOffset>
                  </wp:positionH>
                  <wp:positionV relativeFrom="paragraph">
                    <wp:posOffset>50800</wp:posOffset>
                  </wp:positionV>
                  <wp:extent cx="1854200" cy="590550"/>
                  <wp:effectExtent l="0" t="0" r="12700" b="19050"/>
                  <wp:wrapNone/>
                  <wp:docPr id="40" name="Text Box 40"/>
                  <wp:cNvGraphicFramePr/>
                  <a:graphic xmlns:a="http://schemas.openxmlformats.org/drawingml/2006/main">
                    <a:graphicData uri="http://schemas.microsoft.com/office/word/2010/wordprocessingShape">
                      <wps:wsp>
                        <wps:cNvSpPr txBox="1"/>
                        <wps:spPr>
                          <a:xfrm>
                            <a:off x="0" y="0"/>
                            <a:ext cx="1854200" cy="590550"/>
                          </a:xfrm>
                          <a:prstGeom prst="rect">
                            <a:avLst/>
                          </a:prstGeom>
                          <a:solidFill>
                            <a:schemeClr val="lt1"/>
                          </a:solidFill>
                          <a:ln w="6350">
                            <a:solidFill>
                              <a:prstClr val="black"/>
                            </a:solidFill>
                          </a:ln>
                        </wps:spPr>
                        <wps:txbx>
                          <w:txbxContent>
                            <w:p w14:paraId="60150D09" w14:textId="0BE84630" w:rsidR="00310A5B" w:rsidRPr="00310A5B" w:rsidRDefault="00310A5B">
                              <w:pPr>
                                <w:rPr>
                                  <w:color w:val="C00000"/>
                                  <w:rPrChange w:id="396" w:author="DIPLARIS, Martha" w:date="2020-06-09T06:11:00Z">
                                    <w:rPr/>
                                  </w:rPrChange>
                                </w:rPr>
                              </w:pPr>
                              <w:ins w:id="397" w:author="DIPLARIS, Martha" w:date="2020-06-09T06:10:00Z">
                                <w:r w:rsidRPr="00310A5B">
                                  <w:rPr>
                                    <w:color w:val="C00000"/>
                                    <w:rPrChange w:id="398" w:author="DIPLARIS, Martha" w:date="2020-06-09T06:11:00Z">
                                      <w:rPr/>
                                    </w:rPrChange>
                                  </w:rPr>
                                  <w:t>Mark this question consequentially</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40CE0D" id="_x0000_t202" coordsize="21600,21600" o:spt="202" path="m,l,21600r21600,l21600,xe">
                  <v:stroke joinstyle="miter"/>
                  <v:path gradientshapeok="t" o:connecttype="rect"/>
                </v:shapetype>
                <v:shape id="Text Box 40" o:spid="_x0000_s1037" type="#_x0000_t202" style="position:absolute;margin-left:325.5pt;margin-top:4pt;width:146pt;height:46.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" fillcolor="white [3201]" strokeweight=".5pt">
                  <v:textbox>
                    <w:txbxContent>
                      <w:p w14:paraId="60150D09" w14:textId="0BE84630" w:rsidR="00310A5B" w:rsidRPr="00310A5B" w:rsidRDefault="00310A5B">
                        <w:pPr>
                          <w:rPr>
                            <w:color w:val="C00000"/>
                            <w:rPrChange w:id="417" w:author="DIPLARIS, Martha" w:date="2020-06-09T06:11:00Z">
                              <w:rPr/>
                            </w:rPrChange>
                          </w:rPr>
                        </w:pPr>
                        <w:ins w:id="418" w:author="DIPLARIS, Martha" w:date="2020-06-09T06:10:00Z">
                          <w:r w:rsidRPr="00310A5B">
                            <w:rPr>
                              <w:color w:val="C00000"/>
                              <w:rPrChange w:id="419" w:author="DIPLARIS, Martha" w:date="2020-06-09T06:11:00Z">
                                <w:rPr/>
                              </w:rPrChange>
                            </w:rPr>
                            <w:t>Mark this question consequentially</w:t>
                          </w:r>
                        </w:ins>
                      </w:p>
                    </w:txbxContent>
                  </v:textbox>
                </v:shape>
              </w:pict>
            </mc:Fallback>
          </mc:AlternateContent>
        </w:r>
      </w:ins>
      <w:del w:id="399" w:author="DIPLARIS, Martha" w:date="2020-06-09T06:10:00Z">
        <w:r w:rsidR="006B527B" w:rsidRPr="006B527B" w:rsidDel="00310A5B">
          <w:rPr>
            <w:rFonts w:ascii="Times New Roman" w:hAnsi="Times New Roman" w:cs="Times New Roman"/>
            <w:color w:val="C00000"/>
          </w:rPr>
          <w:delText xml:space="preserve"> </w:delText>
        </w:r>
      </w:del>
    </w:p>
    <w:p w14:paraId="1C232F4C" w14:textId="77777777" w:rsidR="00310A5B" w:rsidRDefault="00310A5B" w:rsidP="00310A5B">
      <w:pPr>
        <w:tabs>
          <w:tab w:val="left" w:pos="1134"/>
        </w:tabs>
        <w:spacing w:after="0" w:line="240" w:lineRule="auto"/>
        <w:rPr>
          <w:ins w:id="400" w:author="DIPLARIS, Martha" w:date="2020-06-09T06:10:00Z"/>
          <w:rFonts w:ascii="Times New Roman" w:hAnsi="Times New Roman" w:cs="Times New Roman"/>
          <w:color w:val="C00000"/>
        </w:rPr>
      </w:pPr>
      <w:ins w:id="401" w:author="DIPLARIS, Martha" w:date="2020-06-09T06:10:00Z">
        <w:r>
          <w:rPr>
            <w:rFonts w:ascii="Times New Roman" w:hAnsi="Times New Roman" w:cs="Times New Roman"/>
            <w:color w:val="C00000"/>
          </w:rPr>
          <w:t xml:space="preserve">                            </w:t>
        </w:r>
        <w:r w:rsidRPr="006B527B">
          <w:rPr>
            <w:rFonts w:ascii="Times New Roman" w:hAnsi="Times New Roman" w:cs="Times New Roman"/>
            <w:color w:val="C00000"/>
          </w:rPr>
          <w:t xml:space="preserve"> O</w:t>
        </w:r>
        <w:r w:rsidRPr="006B527B">
          <w:rPr>
            <w:rFonts w:ascii="Times New Roman" w:hAnsi="Times New Roman" w:cs="Times New Roman"/>
            <w:color w:val="C00000"/>
            <w:vertAlign w:val="subscript"/>
          </w:rPr>
          <w:t>2</w:t>
        </w:r>
        <w:r w:rsidRPr="006B527B">
          <w:rPr>
            <w:rFonts w:ascii="Times New Roman" w:hAnsi="Times New Roman" w:cs="Times New Roman"/>
            <w:color w:val="C00000"/>
          </w:rPr>
          <w:t xml:space="preserve">      : </w:t>
        </w:r>
        <w:r>
          <w:rPr>
            <w:rFonts w:ascii="Times New Roman" w:hAnsi="Times New Roman" w:cs="Times New Roman"/>
            <w:color w:val="C00000"/>
          </w:rPr>
          <w:t xml:space="preserve">     </w:t>
        </w:r>
        <w:r w:rsidRPr="006B527B">
          <w:rPr>
            <w:rFonts w:ascii="Times New Roman" w:hAnsi="Times New Roman" w:cs="Times New Roman"/>
            <w:color w:val="C00000"/>
          </w:rPr>
          <w:t>H</w:t>
        </w:r>
        <w:r w:rsidRPr="006B527B">
          <w:rPr>
            <w:rFonts w:ascii="Times New Roman" w:hAnsi="Times New Roman" w:cs="Times New Roman"/>
            <w:color w:val="C00000"/>
            <w:vertAlign w:val="subscript"/>
          </w:rPr>
          <w:t>2</w:t>
        </w:r>
        <w:r w:rsidRPr="006B527B">
          <w:rPr>
            <w:rFonts w:ascii="Times New Roman" w:hAnsi="Times New Roman" w:cs="Times New Roman"/>
            <w:color w:val="C00000"/>
          </w:rPr>
          <w:t>O</w:t>
        </w:r>
        <w:r w:rsidRPr="006B527B">
          <w:rPr>
            <w:rFonts w:ascii="Times New Roman" w:hAnsi="Times New Roman" w:cs="Times New Roman"/>
            <w:color w:val="C00000"/>
            <w:vertAlign w:val="subscript"/>
          </w:rPr>
          <w:t>2</w:t>
        </w:r>
      </w:ins>
    </w:p>
    <w:p w14:paraId="0CDA39D3" w14:textId="77777777" w:rsidR="00310A5B" w:rsidRDefault="00310A5B" w:rsidP="00310A5B">
      <w:pPr>
        <w:tabs>
          <w:tab w:val="left" w:pos="1134"/>
        </w:tabs>
        <w:spacing w:after="0" w:line="240" w:lineRule="auto"/>
        <w:rPr>
          <w:ins w:id="402" w:author="DIPLARIS, Martha" w:date="2020-06-09T06:10:00Z"/>
          <w:rFonts w:ascii="Times New Roman" w:hAnsi="Times New Roman" w:cs="Times New Roman"/>
          <w:color w:val="C00000"/>
        </w:rPr>
      </w:pPr>
      <w:ins w:id="403" w:author="DIPLARIS, Martha" w:date="2020-06-09T06:10:00Z">
        <w:r>
          <w:rPr>
            <w:rFonts w:ascii="Times New Roman" w:hAnsi="Times New Roman" w:cs="Times New Roman"/>
            <w:color w:val="C00000"/>
          </w:rPr>
          <w:t xml:space="preserve">                               1       :       2</w:t>
        </w:r>
      </w:ins>
    </w:p>
    <w:p w14:paraId="2AE90482" w14:textId="77777777" w:rsidR="00310A5B" w:rsidRPr="006B527B" w:rsidRDefault="00310A5B" w:rsidP="00310A5B">
      <w:pPr>
        <w:tabs>
          <w:tab w:val="left" w:pos="1134"/>
        </w:tabs>
        <w:spacing w:after="0" w:line="240" w:lineRule="auto"/>
        <w:rPr>
          <w:ins w:id="404" w:author="DIPLARIS, Martha" w:date="2020-06-09T06:10:00Z"/>
          <w:rFonts w:ascii="Times New Roman" w:hAnsi="Times New Roman" w:cs="Times New Roman"/>
          <w:color w:val="C00000"/>
        </w:rPr>
      </w:pPr>
      <w:ins w:id="405" w:author="DIPLARIS, Martha" w:date="2020-06-09T06:10:00Z">
        <w:r>
          <w:rPr>
            <w:rFonts w:ascii="Times New Roman" w:hAnsi="Times New Roman" w:cs="Times New Roman"/>
            <w:color w:val="C00000"/>
          </w:rPr>
          <w:t xml:space="preserve">                </w:t>
        </w:r>
      </w:ins>
    </w:p>
    <w:p w14:paraId="485EB330" w14:textId="77777777" w:rsidR="00310A5B" w:rsidRDefault="00310A5B" w:rsidP="00310A5B">
      <w:pPr>
        <w:tabs>
          <w:tab w:val="left" w:pos="1134"/>
        </w:tabs>
        <w:spacing w:after="0" w:line="240" w:lineRule="auto"/>
        <w:rPr>
          <w:ins w:id="406" w:author="DIPLARIS, Martha" w:date="2020-06-09T06:10:00Z"/>
          <w:rFonts w:ascii="Times New Roman" w:hAnsi="Times New Roman" w:cs="Times New Roman"/>
          <w:color w:val="C00000"/>
        </w:rPr>
      </w:pPr>
      <w:ins w:id="407" w:author="DIPLARIS, Martha" w:date="2020-06-09T06:10:00Z">
        <w:r>
          <w:rPr>
            <w:rFonts w:ascii="Times New Roman" w:hAnsi="Times New Roman" w:cs="Times New Roman"/>
            <w:color w:val="C00000"/>
          </w:rPr>
          <w:t xml:space="preserve">                         </w:t>
        </w:r>
        <w:r w:rsidRPr="006B527B">
          <w:rPr>
            <w:rFonts w:ascii="Times New Roman" w:hAnsi="Times New Roman" w:cs="Times New Roman"/>
            <w:color w:val="C00000"/>
          </w:rPr>
          <w:t>n(H</w:t>
        </w:r>
        <w:r w:rsidRPr="006B527B">
          <w:rPr>
            <w:rFonts w:ascii="Times New Roman" w:hAnsi="Times New Roman" w:cs="Times New Roman"/>
            <w:color w:val="C00000"/>
            <w:vertAlign w:val="subscript"/>
          </w:rPr>
          <w:t>2</w:t>
        </w:r>
        <w:r w:rsidRPr="006B527B">
          <w:rPr>
            <w:rFonts w:ascii="Times New Roman" w:hAnsi="Times New Roman" w:cs="Times New Roman"/>
            <w:color w:val="C00000"/>
          </w:rPr>
          <w:t>O</w:t>
        </w:r>
        <w:r w:rsidRPr="006B527B">
          <w:rPr>
            <w:rFonts w:ascii="Times New Roman" w:hAnsi="Times New Roman" w:cs="Times New Roman"/>
            <w:color w:val="C00000"/>
            <w:vertAlign w:val="subscript"/>
          </w:rPr>
          <w:t>2</w:t>
        </w:r>
        <w:r w:rsidRPr="006B527B">
          <w:rPr>
            <w:rFonts w:ascii="Times New Roman" w:hAnsi="Times New Roman" w:cs="Times New Roman"/>
            <w:color w:val="C00000"/>
          </w:rPr>
          <w:t>)</w:t>
        </w:r>
        <w:r>
          <w:rPr>
            <w:rFonts w:ascii="Times New Roman" w:hAnsi="Times New Roman" w:cs="Times New Roman"/>
            <w:color w:val="C00000"/>
          </w:rPr>
          <w:t xml:space="preserve">   = 2 x n(</w:t>
        </w:r>
        <w:r w:rsidRPr="006B527B">
          <w:rPr>
            <w:rFonts w:ascii="Times New Roman" w:hAnsi="Times New Roman" w:cs="Times New Roman"/>
            <w:color w:val="C00000"/>
          </w:rPr>
          <w:t>O</w:t>
        </w:r>
        <w:r w:rsidRPr="006B527B">
          <w:rPr>
            <w:rFonts w:ascii="Times New Roman" w:hAnsi="Times New Roman" w:cs="Times New Roman"/>
            <w:color w:val="C00000"/>
            <w:vertAlign w:val="subscript"/>
          </w:rPr>
          <w:t>2</w:t>
        </w:r>
        <w:r>
          <w:rPr>
            <w:rFonts w:ascii="Times New Roman" w:hAnsi="Times New Roman" w:cs="Times New Roman"/>
            <w:color w:val="C00000"/>
          </w:rPr>
          <w:t xml:space="preserve"> )</w:t>
        </w:r>
      </w:ins>
    </w:p>
    <w:p w14:paraId="740D089C" w14:textId="6E2FC98B" w:rsidR="00310A5B" w:rsidRDefault="00310A5B" w:rsidP="00310A5B">
      <w:pPr>
        <w:tabs>
          <w:tab w:val="left" w:pos="1134"/>
        </w:tabs>
        <w:spacing w:after="0" w:line="240" w:lineRule="auto"/>
        <w:rPr>
          <w:ins w:id="408" w:author="DIPLARIS, Martha" w:date="2020-06-09T06:10:00Z"/>
          <w:rFonts w:ascii="Times New Roman" w:hAnsi="Times New Roman" w:cs="Times New Roman"/>
          <w:color w:val="C00000"/>
        </w:rPr>
      </w:pPr>
      <w:ins w:id="409" w:author="DIPLARIS, Martha" w:date="2020-06-09T06:10:00Z">
        <w:r>
          <w:rPr>
            <w:rFonts w:ascii="Times New Roman" w:hAnsi="Times New Roman" w:cs="Times New Roman"/>
            <w:color w:val="C00000"/>
          </w:rPr>
          <w:t xml:space="preserve">                                         = 2 x 8.10x10 </w:t>
        </w:r>
        <w:r w:rsidRPr="0054116A">
          <w:rPr>
            <w:rFonts w:ascii="Times New Roman" w:hAnsi="Times New Roman" w:cs="Times New Roman"/>
            <w:color w:val="C00000"/>
            <w:vertAlign w:val="superscript"/>
          </w:rPr>
          <w:t xml:space="preserve">-4 </w:t>
        </w:r>
        <w:r>
          <w:rPr>
            <w:rFonts w:ascii="Times New Roman" w:hAnsi="Times New Roman" w:cs="Times New Roman"/>
            <w:color w:val="C00000"/>
            <w:vertAlign w:val="superscript"/>
          </w:rPr>
          <w:t xml:space="preserve"> </w:t>
        </w:r>
        <w:r w:rsidRPr="0054116A">
          <w:rPr>
            <w:rFonts w:ascii="Times New Roman" w:hAnsi="Times New Roman" w:cs="Times New Roman"/>
            <w:color w:val="C00000"/>
          </w:rPr>
          <w:t>mol</w:t>
        </w:r>
      </w:ins>
    </w:p>
    <w:p w14:paraId="33103026" w14:textId="44F378F5" w:rsidR="00310A5B" w:rsidRPr="0092469B" w:rsidRDefault="00310A5B" w:rsidP="00310A5B">
      <w:pPr>
        <w:tabs>
          <w:tab w:val="left" w:pos="1134"/>
        </w:tabs>
        <w:spacing w:after="0" w:line="240" w:lineRule="auto"/>
        <w:rPr>
          <w:ins w:id="410" w:author="DIPLARIS, Martha" w:date="2020-06-09T06:10:00Z"/>
          <w:rFonts w:ascii="Times New Roman" w:hAnsi="Times New Roman" w:cs="Times New Roman"/>
          <w:b/>
          <w:color w:val="C00000"/>
        </w:rPr>
      </w:pPr>
      <w:ins w:id="411" w:author="DIPLARIS, Martha" w:date="2020-06-09T06:10:00Z">
        <w:r>
          <w:rPr>
            <w:rFonts w:ascii="Times New Roman" w:hAnsi="Times New Roman" w:cs="Times New Roman"/>
            <w:color w:val="C00000"/>
          </w:rPr>
          <w:t xml:space="preserve">                                         = 1.6</w:t>
        </w:r>
      </w:ins>
      <w:ins w:id="412" w:author="DIPLARIS, Martha" w:date="2020-06-09T06:11:00Z">
        <w:r>
          <w:rPr>
            <w:rFonts w:ascii="Times New Roman" w:hAnsi="Times New Roman" w:cs="Times New Roman"/>
            <w:color w:val="C00000"/>
          </w:rPr>
          <w:t>0</w:t>
        </w:r>
      </w:ins>
      <w:ins w:id="413" w:author="DIPLARIS, Martha" w:date="2020-06-09T06:10:00Z">
        <w:r>
          <w:rPr>
            <w:rFonts w:ascii="Times New Roman" w:hAnsi="Times New Roman" w:cs="Times New Roman"/>
            <w:color w:val="C00000"/>
          </w:rPr>
          <w:t xml:space="preserve"> x10 </w:t>
        </w:r>
        <w:r>
          <w:rPr>
            <w:rFonts w:ascii="Times New Roman" w:hAnsi="Times New Roman" w:cs="Times New Roman"/>
            <w:color w:val="C00000"/>
            <w:vertAlign w:val="superscript"/>
          </w:rPr>
          <w:t xml:space="preserve">-3  </w:t>
        </w:r>
        <w:r w:rsidRPr="0054116A">
          <w:rPr>
            <w:rFonts w:ascii="Times New Roman" w:hAnsi="Times New Roman" w:cs="Times New Roman"/>
            <w:color w:val="C00000"/>
          </w:rPr>
          <w:t>mol</w:t>
        </w:r>
        <w:r>
          <w:rPr>
            <w:rFonts w:ascii="Times New Roman" w:hAnsi="Times New Roman" w:cs="Times New Roman"/>
            <w:color w:val="C00000"/>
          </w:rPr>
          <w:t xml:space="preserve">       </w:t>
        </w:r>
        <w:r w:rsidRPr="0092469B">
          <w:rPr>
            <w:rFonts w:ascii="Times New Roman" w:hAnsi="Times New Roman" w:cs="Times New Roman"/>
            <w:b/>
            <w:color w:val="C00000"/>
          </w:rPr>
          <w:t>1 mark</w:t>
        </w:r>
      </w:ins>
    </w:p>
    <w:p w14:paraId="0F13F5CD" w14:textId="77777777" w:rsidR="00310A5B" w:rsidRDefault="00310A5B" w:rsidP="00310A5B">
      <w:pPr>
        <w:tabs>
          <w:tab w:val="left" w:pos="1134"/>
        </w:tabs>
        <w:spacing w:after="0" w:line="240" w:lineRule="auto"/>
        <w:rPr>
          <w:ins w:id="414" w:author="DIPLARIS, Martha" w:date="2020-06-09T06:10:00Z"/>
          <w:rFonts w:ascii="Times New Roman" w:hAnsi="Times New Roman" w:cs="Times New Roman"/>
          <w:color w:val="C00000"/>
        </w:rPr>
      </w:pPr>
    </w:p>
    <w:p w14:paraId="0BC984B4" w14:textId="77777777" w:rsidR="00310A5B" w:rsidRDefault="00310A5B" w:rsidP="00310A5B">
      <w:pPr>
        <w:tabs>
          <w:tab w:val="left" w:pos="1134"/>
        </w:tabs>
        <w:spacing w:after="0" w:line="240" w:lineRule="auto"/>
        <w:rPr>
          <w:ins w:id="415" w:author="DIPLARIS, Martha" w:date="2020-06-09T06:10:00Z"/>
          <w:rFonts w:ascii="Times New Roman" w:hAnsi="Times New Roman" w:cs="Times New Roman"/>
          <w:color w:val="C00000"/>
        </w:rPr>
      </w:pPr>
    </w:p>
    <w:p w14:paraId="4CF4AEF4" w14:textId="77777777" w:rsidR="00310A5B" w:rsidRDefault="00310A5B" w:rsidP="00310A5B">
      <w:pPr>
        <w:tabs>
          <w:tab w:val="left" w:pos="1134"/>
        </w:tabs>
        <w:spacing w:after="0" w:line="240" w:lineRule="auto"/>
        <w:ind w:left="1418"/>
        <w:rPr>
          <w:ins w:id="416" w:author="DIPLARIS, Martha" w:date="2020-06-09T06:10:00Z"/>
          <w:rFonts w:ascii="Times New Roman" w:eastAsiaTheme="minorEastAsia" w:hAnsi="Times New Roman" w:cs="Times New Roman"/>
          <w:color w:val="C00000"/>
        </w:rPr>
      </w:pPr>
      <m:oMath>
        <m:r>
          <w:ins w:id="417" w:author="DIPLARIS, Martha" w:date="2020-06-09T06:10:00Z">
            <w:rPr>
              <w:rFonts w:ascii="Cambria Math" w:hAnsi="Cambria Math" w:cs="Times New Roman"/>
              <w:color w:val="C00000"/>
            </w:rPr>
            <m:t xml:space="preserve">                                                           C</m:t>
          </w:ins>
        </m:r>
        <m:d>
          <m:dPr>
            <m:ctrlPr>
              <w:ins w:id="418" w:author="DIPLARIS, Martha" w:date="2020-06-09T06:10:00Z">
                <w:rPr>
                  <w:rFonts w:ascii="Cambria Math" w:hAnsi="Cambria Math" w:cs="Times New Roman"/>
                  <w:i/>
                  <w:color w:val="C00000"/>
                </w:rPr>
              </w:ins>
            </m:ctrlPr>
          </m:dPr>
          <m:e>
            <m:r>
              <w:ins w:id="419" w:author="DIPLARIS, Martha" w:date="2020-06-09T06:10:00Z">
                <m:rPr>
                  <m:sty m:val="p"/>
                </m:rPr>
                <w:rPr>
                  <w:rFonts w:ascii="Cambria Math" w:hAnsi="Cambria Math" w:cs="Times New Roman"/>
                  <w:color w:val="C00000"/>
                </w:rPr>
                <m:t xml:space="preserve"> H</m:t>
              </w:ins>
            </m:r>
            <m:r>
              <w:ins w:id="420" w:author="DIPLARIS, Martha" w:date="2020-06-09T06:10:00Z">
                <m:rPr>
                  <m:sty m:val="p"/>
                </m:rPr>
                <w:rPr>
                  <w:rFonts w:ascii="Cambria Math" w:hAnsi="Cambria Math" w:cs="Times New Roman"/>
                  <w:color w:val="C00000"/>
                  <w:vertAlign w:val="subscript"/>
                </w:rPr>
                <m:t>2</m:t>
              </w:ins>
            </m:r>
            <m:r>
              <w:ins w:id="421" w:author="DIPLARIS, Martha" w:date="2020-06-09T06:10:00Z">
                <m:rPr>
                  <m:sty m:val="p"/>
                </m:rPr>
                <w:rPr>
                  <w:rFonts w:ascii="Cambria Math" w:hAnsi="Cambria Math" w:cs="Times New Roman"/>
                  <w:color w:val="C00000"/>
                </w:rPr>
                <m:t>O</m:t>
              </w:ins>
            </m:r>
            <m:r>
              <w:ins w:id="422" w:author="DIPLARIS, Martha" w:date="2020-06-09T06:10:00Z">
                <m:rPr>
                  <m:sty m:val="p"/>
                </m:rPr>
                <w:rPr>
                  <w:rFonts w:ascii="Cambria Math" w:hAnsi="Cambria Math" w:cs="Times New Roman"/>
                  <w:color w:val="C00000"/>
                  <w:vertAlign w:val="subscript"/>
                </w:rPr>
                <m:t>2</m:t>
              </w:ins>
            </m:r>
            <m:ctrlPr>
              <w:ins w:id="423" w:author="DIPLARIS, Martha" w:date="2020-06-09T06:10:00Z">
                <w:rPr>
                  <w:rFonts w:ascii="Cambria Math" w:hAnsi="Times New Roman" w:cs="Times New Roman"/>
                  <w:color w:val="C00000"/>
                  <w:vertAlign w:val="subscript"/>
                </w:rPr>
              </w:ins>
            </m:ctrlPr>
          </m:e>
        </m:d>
        <m:r>
          <w:ins w:id="424" w:author="DIPLARIS, Martha" w:date="2020-06-09T06:10:00Z">
            <w:rPr>
              <w:rFonts w:ascii="Cambria Math" w:hAnsi="Cambria Math" w:cs="Times New Roman"/>
              <w:color w:val="C00000"/>
            </w:rPr>
            <m:t xml:space="preserve">    = </m:t>
          </w:ins>
        </m:r>
        <m:f>
          <m:fPr>
            <m:ctrlPr>
              <w:ins w:id="425" w:author="DIPLARIS, Martha" w:date="2020-06-09T06:10:00Z">
                <w:rPr>
                  <w:rFonts w:ascii="Cambria Math" w:hAnsi="Cambria Math" w:cs="Times New Roman"/>
                  <w:i/>
                  <w:color w:val="C00000"/>
                </w:rPr>
              </w:ins>
            </m:ctrlPr>
          </m:fPr>
          <m:num>
            <m:r>
              <w:ins w:id="426" w:author="DIPLARIS, Martha" w:date="2020-06-09T06:10:00Z">
                <w:rPr>
                  <w:rFonts w:ascii="Cambria Math" w:hAnsi="Cambria Math" w:cs="Times New Roman"/>
                  <w:color w:val="C00000"/>
                </w:rPr>
                <m:t>n</m:t>
              </w:ins>
            </m:r>
          </m:num>
          <m:den>
            <m:r>
              <w:ins w:id="427" w:author="DIPLARIS, Martha" w:date="2020-06-09T06:10:00Z">
                <w:rPr>
                  <w:rFonts w:ascii="Cambria Math" w:hAnsi="Cambria Math" w:cs="Times New Roman"/>
                  <w:color w:val="C00000"/>
                </w:rPr>
                <m:t>V</m:t>
              </w:ins>
            </m:r>
          </m:den>
        </m:f>
      </m:oMath>
      <w:ins w:id="428" w:author="DIPLARIS, Martha" w:date="2020-06-09T06:10:00Z">
        <w:r>
          <w:rPr>
            <w:rFonts w:ascii="Times New Roman" w:eastAsiaTheme="minorEastAsia" w:hAnsi="Times New Roman" w:cs="Times New Roman"/>
            <w:color w:val="C00000"/>
          </w:rPr>
          <w:t xml:space="preserve">    </w:t>
        </w:r>
      </w:ins>
    </w:p>
    <w:p w14:paraId="61E89E01" w14:textId="3C6553D3" w:rsidR="00310A5B" w:rsidRPr="006B527B" w:rsidRDefault="00310A5B" w:rsidP="00310A5B">
      <w:pPr>
        <w:tabs>
          <w:tab w:val="left" w:pos="1134"/>
        </w:tabs>
        <w:spacing w:after="0" w:line="240" w:lineRule="auto"/>
        <w:ind w:left="1418"/>
        <w:rPr>
          <w:ins w:id="429" w:author="DIPLARIS, Martha" w:date="2020-06-09T06:10:00Z"/>
          <w:rFonts w:ascii="Times New Roman" w:eastAsiaTheme="minorEastAsia" w:hAnsi="Times New Roman" w:cs="Times New Roman"/>
          <w:color w:val="C00000"/>
        </w:rPr>
      </w:pPr>
      <m:oMathPara>
        <m:oMath>
          <m:r>
            <w:ins w:id="430" w:author="DIPLARIS, Martha" w:date="2020-06-09T06:10:00Z">
              <w:rPr>
                <w:rFonts w:ascii="Cambria Math" w:hAnsi="Cambria Math" w:cs="Times New Roman"/>
                <w:color w:val="C00000"/>
              </w:rPr>
              <m:t xml:space="preserve">C= </m:t>
            </w:ins>
          </m:r>
          <m:f>
            <m:fPr>
              <m:ctrlPr>
                <w:ins w:id="431" w:author="DIPLARIS, Martha" w:date="2020-06-09T06:10:00Z">
                  <w:rPr>
                    <w:rFonts w:ascii="Cambria Math" w:hAnsi="Cambria Math" w:cs="Times New Roman"/>
                    <w:i/>
                    <w:color w:val="C00000"/>
                  </w:rPr>
                </w:ins>
              </m:ctrlPr>
            </m:fPr>
            <m:num>
              <m:r>
                <w:ins w:id="432" w:author="DIPLARIS, Martha" w:date="2020-06-09T06:10:00Z">
                  <m:rPr>
                    <m:sty m:val="p"/>
                  </m:rPr>
                  <w:rPr>
                    <w:rFonts w:ascii="Cambria Math" w:hAnsi="Cambria Math" w:cs="Times New Roman"/>
                    <w:color w:val="C00000"/>
                  </w:rPr>
                  <m:t>1.6  x</m:t>
                </w:ins>
              </m:r>
              <m:sSup>
                <m:sSupPr>
                  <m:ctrlPr>
                    <w:ins w:id="433" w:author="DIPLARIS, Martha" w:date="2020-06-09T06:10:00Z">
                      <w:rPr>
                        <w:rFonts w:ascii="Cambria Math" w:hAnsi="Cambria Math" w:cs="Times New Roman"/>
                        <w:color w:val="C00000"/>
                      </w:rPr>
                    </w:ins>
                  </m:ctrlPr>
                </m:sSupPr>
                <m:e>
                  <m:r>
                    <w:ins w:id="434" w:author="DIPLARIS, Martha" w:date="2020-06-09T06:10:00Z">
                      <w:rPr>
                        <w:rFonts w:ascii="Cambria Math" w:hAnsi="Cambria Math" w:cs="Times New Roman"/>
                        <w:color w:val="C00000"/>
                      </w:rPr>
                      <m:t>10</m:t>
                    </w:ins>
                  </m:r>
                </m:e>
                <m:sup>
                  <m:r>
                    <w:ins w:id="435" w:author="DIPLARIS, Martha" w:date="2020-06-09T06:10:00Z">
                      <w:rPr>
                        <w:rFonts w:ascii="Cambria Math" w:hAnsi="Cambria Math" w:cs="Times New Roman"/>
                        <w:color w:val="C00000"/>
                      </w:rPr>
                      <m:t>-3</m:t>
                    </w:ins>
                  </m:r>
                </m:sup>
              </m:sSup>
              <m:r>
                <w:ins w:id="436" w:author="DIPLARIS, Martha" w:date="2020-06-09T06:10:00Z">
                  <m:rPr>
                    <m:sty m:val="p"/>
                  </m:rPr>
                  <w:rPr>
                    <w:rFonts w:ascii="Cambria Math" w:hAnsi="Cambria Math" w:cs="Times New Roman"/>
                    <w:color w:val="C00000"/>
                    <w:vertAlign w:val="superscript"/>
                  </w:rPr>
                  <m:t xml:space="preserve">  </m:t>
                </w:ins>
              </m:r>
              <m:r>
                <w:ins w:id="437" w:author="DIPLARIS, Martha" w:date="2020-06-09T06:10:00Z">
                  <m:rPr>
                    <m:sty m:val="p"/>
                  </m:rPr>
                  <w:rPr>
                    <w:rFonts w:ascii="Cambria Math" w:hAnsi="Cambria Math" w:cs="Times New Roman"/>
                    <w:color w:val="C00000"/>
                  </w:rPr>
                  <m:t>mol</m:t>
                </w:ins>
              </m:r>
            </m:num>
            <m:den>
              <m:r>
                <w:ins w:id="438" w:author="DIPLARIS, Martha" w:date="2020-06-09T06:10:00Z">
                  <w:rPr>
                    <w:rFonts w:ascii="Cambria Math" w:hAnsi="Cambria Math" w:cs="Times New Roman"/>
                    <w:color w:val="C00000"/>
                  </w:rPr>
                  <m:t>1</m:t>
                </w:ins>
              </m:r>
            </m:den>
          </m:f>
        </m:oMath>
      </m:oMathPara>
    </w:p>
    <w:p w14:paraId="340284A0" w14:textId="0EB5E18E" w:rsidR="00310A5B" w:rsidRPr="0092469B" w:rsidRDefault="00310A5B" w:rsidP="00310A5B">
      <w:pPr>
        <w:tabs>
          <w:tab w:val="left" w:pos="1134"/>
        </w:tabs>
        <w:spacing w:after="0" w:line="240" w:lineRule="auto"/>
        <w:rPr>
          <w:ins w:id="439" w:author="DIPLARIS, Martha" w:date="2020-06-09T06:10:00Z"/>
          <w:rFonts w:ascii="Times New Roman" w:eastAsiaTheme="minorEastAsia" w:hAnsi="Times New Roman" w:cs="Times New Roman"/>
          <w:b/>
          <w:color w:val="C00000"/>
        </w:rPr>
      </w:pPr>
      <w:ins w:id="440" w:author="DIPLARIS, Martha" w:date="2020-06-09T06:10:00Z">
        <w:r>
          <w:rPr>
            <w:rFonts w:ascii="Times New Roman" w:eastAsiaTheme="minorEastAsia" w:hAnsi="Times New Roman" w:cs="Times New Roman"/>
            <w:color w:val="C00000"/>
          </w:rPr>
          <w:t xml:space="preserve">                                                                                   =  </w:t>
        </w:r>
        <m:oMath>
          <m:r>
            <m:rPr>
              <m:sty m:val="p"/>
            </m:rPr>
            <w:rPr>
              <w:rFonts w:ascii="Cambria Math" w:hAnsi="Cambria Math" w:cs="Times New Roman"/>
              <w:color w:val="C00000"/>
            </w:rPr>
            <m:t>1.6  x</m:t>
          </m:r>
          <m:sSup>
            <m:sSupPr>
              <m:ctrlPr>
                <w:rPr>
                  <w:rFonts w:ascii="Cambria Math" w:hAnsi="Cambria Math" w:cs="Times New Roman"/>
                  <w:color w:val="C00000"/>
                </w:rPr>
              </m:ctrlPr>
            </m:sSupPr>
            <m:e>
              <m:r>
                <w:rPr>
                  <w:rFonts w:ascii="Cambria Math" w:hAnsi="Cambria Math" w:cs="Times New Roman"/>
                  <w:color w:val="C00000"/>
                </w:rPr>
                <m:t>10</m:t>
              </m:r>
            </m:e>
            <m:sup>
              <m:r>
                <w:rPr>
                  <w:rFonts w:ascii="Cambria Math" w:hAnsi="Cambria Math" w:cs="Times New Roman"/>
                  <w:color w:val="C00000"/>
                </w:rPr>
                <m:t>-3</m:t>
              </m:r>
            </m:sup>
          </m:sSup>
        </m:oMath>
        <w:r>
          <w:rPr>
            <w:rFonts w:ascii="Times New Roman" w:eastAsiaTheme="minorEastAsia" w:hAnsi="Times New Roman" w:cs="Times New Roman"/>
            <w:color w:val="C00000"/>
          </w:rPr>
          <w:t xml:space="preserve">mol/L     </w:t>
        </w:r>
        <w:r w:rsidRPr="0092469B">
          <w:rPr>
            <w:rFonts w:ascii="Times New Roman" w:eastAsiaTheme="minorEastAsia" w:hAnsi="Times New Roman" w:cs="Times New Roman"/>
            <w:b/>
            <w:color w:val="C00000"/>
          </w:rPr>
          <w:t>1 mark</w:t>
        </w:r>
      </w:ins>
      <w:ins w:id="441" w:author="DIPLARIS, Martha" w:date="2020-06-09T06:12:00Z">
        <w:r>
          <w:rPr>
            <w:rFonts w:ascii="Times New Roman" w:eastAsiaTheme="minorEastAsia" w:hAnsi="Times New Roman" w:cs="Times New Roman"/>
            <w:b/>
            <w:color w:val="C00000"/>
          </w:rPr>
          <w:t xml:space="preserve"> here or 1 mark for the calculation of the mass (H</w:t>
        </w:r>
        <w:r w:rsidRPr="00310A5B">
          <w:rPr>
            <w:rFonts w:ascii="Times New Roman" w:eastAsiaTheme="minorEastAsia" w:hAnsi="Times New Roman" w:cs="Times New Roman"/>
            <w:b/>
            <w:color w:val="C00000"/>
            <w:vertAlign w:val="subscript"/>
            <w:rPrChange w:id="442" w:author="DIPLARIS, Martha" w:date="2020-06-09T06:12:00Z">
              <w:rPr>
                <w:rFonts w:ascii="Times New Roman" w:eastAsiaTheme="minorEastAsia" w:hAnsi="Times New Roman" w:cs="Times New Roman"/>
                <w:b/>
                <w:color w:val="C00000"/>
              </w:rPr>
            </w:rPrChange>
          </w:rPr>
          <w:t>2</w:t>
        </w:r>
        <w:r>
          <w:rPr>
            <w:rFonts w:ascii="Times New Roman" w:eastAsiaTheme="minorEastAsia" w:hAnsi="Times New Roman" w:cs="Times New Roman"/>
            <w:b/>
            <w:color w:val="C00000"/>
          </w:rPr>
          <w:t>O</w:t>
        </w:r>
        <w:r w:rsidRPr="00310A5B">
          <w:rPr>
            <w:rFonts w:ascii="Times New Roman" w:eastAsiaTheme="minorEastAsia" w:hAnsi="Times New Roman" w:cs="Times New Roman"/>
            <w:b/>
            <w:color w:val="C00000"/>
            <w:vertAlign w:val="subscript"/>
            <w:rPrChange w:id="443" w:author="DIPLARIS, Martha" w:date="2020-06-09T06:12:00Z">
              <w:rPr>
                <w:rFonts w:ascii="Times New Roman" w:eastAsiaTheme="minorEastAsia" w:hAnsi="Times New Roman" w:cs="Times New Roman"/>
                <w:b/>
                <w:color w:val="C00000"/>
              </w:rPr>
            </w:rPrChange>
          </w:rPr>
          <w:t>2</w:t>
        </w:r>
        <w:r>
          <w:rPr>
            <w:rFonts w:ascii="Times New Roman" w:eastAsiaTheme="minorEastAsia" w:hAnsi="Times New Roman" w:cs="Times New Roman"/>
            <w:b/>
            <w:color w:val="C00000"/>
          </w:rPr>
          <w:t>)</w:t>
        </w:r>
      </w:ins>
    </w:p>
    <w:p w14:paraId="5FA6B60E" w14:textId="77777777" w:rsidR="00310A5B" w:rsidRDefault="00310A5B" w:rsidP="00310A5B">
      <w:pPr>
        <w:tabs>
          <w:tab w:val="left" w:pos="1134"/>
        </w:tabs>
        <w:spacing w:after="0" w:line="240" w:lineRule="auto"/>
        <w:rPr>
          <w:ins w:id="444" w:author="DIPLARIS, Martha" w:date="2020-06-09T06:10:00Z"/>
          <w:rFonts w:ascii="Times New Roman" w:eastAsiaTheme="minorEastAsia" w:hAnsi="Times New Roman" w:cs="Times New Roman"/>
          <w:color w:val="C00000"/>
        </w:rPr>
      </w:pPr>
    </w:p>
    <w:p w14:paraId="19A31F50" w14:textId="77777777" w:rsidR="00310A5B" w:rsidRDefault="00310A5B" w:rsidP="00310A5B">
      <w:pPr>
        <w:tabs>
          <w:tab w:val="left" w:pos="1134"/>
        </w:tabs>
        <w:spacing w:after="0" w:line="240" w:lineRule="auto"/>
        <w:rPr>
          <w:ins w:id="445" w:author="DIPLARIS, Martha" w:date="2020-06-09T06:10:00Z"/>
          <w:rFonts w:ascii="Times New Roman" w:eastAsiaTheme="minorEastAsia" w:hAnsi="Times New Roman" w:cs="Times New Roman"/>
          <w:color w:val="C00000"/>
        </w:rPr>
      </w:pPr>
    </w:p>
    <w:p w14:paraId="21F50CF1" w14:textId="77777777" w:rsidR="00310A5B" w:rsidRDefault="00310A5B" w:rsidP="00310A5B">
      <w:pPr>
        <w:tabs>
          <w:tab w:val="left" w:pos="1134"/>
        </w:tabs>
        <w:spacing w:after="0" w:line="240" w:lineRule="auto"/>
        <w:rPr>
          <w:ins w:id="446" w:author="DIPLARIS, Martha" w:date="2020-06-09T06:10:00Z"/>
          <w:rFonts w:ascii="Times New Roman" w:eastAsiaTheme="minorEastAsia" w:hAnsi="Times New Roman" w:cs="Times New Roman"/>
          <w:color w:val="C00000"/>
        </w:rPr>
      </w:pPr>
      <w:ins w:id="447" w:author="DIPLARIS, Martha" w:date="2020-06-09T06:10:00Z">
        <w:r>
          <w:rPr>
            <w:rFonts w:ascii="Times New Roman" w:eastAsiaTheme="minorEastAsia" w:hAnsi="Times New Roman" w:cs="Times New Roman"/>
            <w:color w:val="C00000"/>
          </w:rPr>
          <w:t xml:space="preserve">This means: </w:t>
        </w:r>
        <m:oMath>
          <m:r>
            <m:rPr>
              <m:sty m:val="p"/>
            </m:rPr>
            <w:rPr>
              <w:rFonts w:ascii="Cambria Math" w:hAnsi="Cambria Math" w:cs="Times New Roman"/>
              <w:color w:val="C00000"/>
            </w:rPr>
            <m:t>1.6  x</m:t>
          </m:r>
          <m:sSup>
            <m:sSupPr>
              <m:ctrlPr>
                <w:rPr>
                  <w:rFonts w:ascii="Cambria Math" w:hAnsi="Cambria Math" w:cs="Times New Roman"/>
                  <w:color w:val="C00000"/>
                </w:rPr>
              </m:ctrlPr>
            </m:sSupPr>
            <m:e>
              <m:r>
                <w:rPr>
                  <w:rFonts w:ascii="Cambria Math" w:hAnsi="Cambria Math" w:cs="Times New Roman"/>
                  <w:color w:val="C00000"/>
                </w:rPr>
                <m:t>10</m:t>
              </m:r>
            </m:e>
            <m:sup>
              <m:r>
                <w:rPr>
                  <w:rFonts w:ascii="Cambria Math" w:hAnsi="Cambria Math" w:cs="Times New Roman"/>
                  <w:color w:val="C00000"/>
                </w:rPr>
                <m:t>-3</m:t>
              </m:r>
            </m:sup>
          </m:sSup>
        </m:oMath>
        <w:r>
          <w:rPr>
            <w:rFonts w:ascii="Times New Roman" w:eastAsiaTheme="minorEastAsia" w:hAnsi="Times New Roman" w:cs="Times New Roman"/>
            <w:color w:val="C00000"/>
          </w:rPr>
          <w:t>mol per 1000 mL</w:t>
        </w:r>
      </w:ins>
    </w:p>
    <w:p w14:paraId="50FE3AF6" w14:textId="77777777" w:rsidR="00310A5B" w:rsidRDefault="00310A5B" w:rsidP="00310A5B">
      <w:pPr>
        <w:tabs>
          <w:tab w:val="left" w:pos="1134"/>
        </w:tabs>
        <w:spacing w:after="0" w:line="240" w:lineRule="auto"/>
        <w:rPr>
          <w:ins w:id="448" w:author="DIPLARIS, Martha" w:date="2020-06-09T06:10:00Z"/>
          <w:rFonts w:ascii="Times New Roman" w:eastAsiaTheme="minorEastAsia" w:hAnsi="Times New Roman" w:cs="Times New Roman"/>
          <w:color w:val="C00000"/>
        </w:rPr>
      </w:pPr>
      <w:ins w:id="449" w:author="DIPLARIS, Martha" w:date="2020-06-09T06:10:00Z">
        <w:r>
          <w:rPr>
            <w:rFonts w:ascii="Times New Roman" w:eastAsiaTheme="minorEastAsia" w:hAnsi="Times New Roman" w:cs="Times New Roman"/>
            <w:color w:val="C00000"/>
          </w:rPr>
          <w:t xml:space="preserve">                 m(H</w:t>
        </w:r>
        <w:r w:rsidRPr="00310A5B">
          <w:rPr>
            <w:rFonts w:ascii="Times New Roman" w:eastAsiaTheme="minorEastAsia" w:hAnsi="Times New Roman" w:cs="Times New Roman"/>
            <w:color w:val="C00000"/>
            <w:vertAlign w:val="subscript"/>
            <w:rPrChange w:id="450" w:author="DIPLARIS, Martha" w:date="2020-06-09T06:12:00Z">
              <w:rPr>
                <w:rFonts w:ascii="Times New Roman" w:eastAsiaTheme="minorEastAsia" w:hAnsi="Times New Roman" w:cs="Times New Roman"/>
                <w:color w:val="C00000"/>
              </w:rPr>
            </w:rPrChange>
          </w:rPr>
          <w:t>2</w:t>
        </w:r>
        <w:r>
          <w:rPr>
            <w:rFonts w:ascii="Times New Roman" w:eastAsiaTheme="minorEastAsia" w:hAnsi="Times New Roman" w:cs="Times New Roman"/>
            <w:color w:val="C00000"/>
          </w:rPr>
          <w:t>O</w:t>
        </w:r>
        <w:r w:rsidRPr="00310A5B">
          <w:rPr>
            <w:rFonts w:ascii="Times New Roman" w:eastAsiaTheme="minorEastAsia" w:hAnsi="Times New Roman" w:cs="Times New Roman"/>
            <w:color w:val="C00000"/>
            <w:vertAlign w:val="subscript"/>
            <w:rPrChange w:id="451" w:author="DIPLARIS, Martha" w:date="2020-06-09T06:12:00Z">
              <w:rPr>
                <w:rFonts w:ascii="Times New Roman" w:eastAsiaTheme="minorEastAsia" w:hAnsi="Times New Roman" w:cs="Times New Roman"/>
                <w:color w:val="C00000"/>
              </w:rPr>
            </w:rPrChange>
          </w:rPr>
          <w:t>2</w:t>
        </w:r>
        <w:r>
          <w:rPr>
            <w:rFonts w:ascii="Times New Roman" w:eastAsiaTheme="minorEastAsia" w:hAnsi="Times New Roman" w:cs="Times New Roman"/>
            <w:color w:val="C00000"/>
          </w:rPr>
          <w:t>)  = n x M</w:t>
        </w:r>
      </w:ins>
    </w:p>
    <w:p w14:paraId="4428DF29" w14:textId="64EA58B8" w:rsidR="00310A5B" w:rsidRDefault="00310A5B" w:rsidP="00310A5B">
      <w:pPr>
        <w:tabs>
          <w:tab w:val="left" w:pos="1134"/>
        </w:tabs>
        <w:spacing w:after="0" w:line="240" w:lineRule="auto"/>
        <w:rPr>
          <w:ins w:id="452" w:author="DIPLARIS, Martha" w:date="2020-06-09T06:10:00Z"/>
          <w:rFonts w:ascii="Times New Roman" w:eastAsiaTheme="minorEastAsia" w:hAnsi="Times New Roman" w:cs="Times New Roman"/>
          <w:color w:val="C00000"/>
        </w:rPr>
      </w:pPr>
      <w:ins w:id="453" w:author="DIPLARIS, Martha" w:date="2020-06-09T06:10:00Z">
        <w:r>
          <w:rPr>
            <w:rFonts w:ascii="Times New Roman" w:eastAsiaTheme="minorEastAsia" w:hAnsi="Times New Roman" w:cs="Times New Roman"/>
            <w:color w:val="C00000"/>
          </w:rPr>
          <w:t xml:space="preserve">                                   = </w:t>
        </w:r>
        <m:oMath>
          <m:r>
            <m:rPr>
              <m:sty m:val="p"/>
            </m:rPr>
            <w:rPr>
              <w:rFonts w:ascii="Cambria Math" w:hAnsi="Cambria Math" w:cs="Times New Roman"/>
              <w:color w:val="C00000"/>
            </w:rPr>
            <m:t>1.6  x</m:t>
          </m:r>
          <m:sSup>
            <m:sSupPr>
              <m:ctrlPr>
                <w:rPr>
                  <w:rFonts w:ascii="Cambria Math" w:hAnsi="Cambria Math" w:cs="Times New Roman"/>
                  <w:color w:val="C00000"/>
                </w:rPr>
              </m:ctrlPr>
            </m:sSupPr>
            <m:e>
              <m:r>
                <w:rPr>
                  <w:rFonts w:ascii="Cambria Math" w:hAnsi="Cambria Math" w:cs="Times New Roman"/>
                  <w:color w:val="C00000"/>
                </w:rPr>
                <m:t>10</m:t>
              </m:r>
            </m:e>
            <m:sup>
              <m:r>
                <w:rPr>
                  <w:rFonts w:ascii="Cambria Math" w:hAnsi="Cambria Math" w:cs="Times New Roman"/>
                  <w:color w:val="C00000"/>
                </w:rPr>
                <m:t>-3</m:t>
              </m:r>
            </m:sup>
          </m:sSup>
        </m:oMath>
        <w:r>
          <w:rPr>
            <w:rFonts w:ascii="Times New Roman" w:eastAsiaTheme="minorEastAsia" w:hAnsi="Times New Roman" w:cs="Times New Roman"/>
            <w:color w:val="C00000"/>
          </w:rPr>
          <w:t>mol x 34</w:t>
        </w:r>
      </w:ins>
    </w:p>
    <w:p w14:paraId="6F060208" w14:textId="77777777" w:rsidR="00310A5B" w:rsidRDefault="00310A5B" w:rsidP="00310A5B">
      <w:pPr>
        <w:tabs>
          <w:tab w:val="left" w:pos="1134"/>
        </w:tabs>
        <w:spacing w:after="0" w:line="240" w:lineRule="auto"/>
        <w:rPr>
          <w:ins w:id="454" w:author="DIPLARIS, Martha" w:date="2020-06-09T06:10:00Z"/>
          <w:rFonts w:ascii="Times New Roman" w:eastAsiaTheme="minorEastAsia" w:hAnsi="Times New Roman" w:cs="Times New Roman"/>
          <w:color w:val="C00000"/>
        </w:rPr>
      </w:pPr>
      <w:ins w:id="455" w:author="DIPLARIS, Martha" w:date="2020-06-09T06:10:00Z">
        <w:r>
          <w:rPr>
            <w:rFonts w:ascii="Times New Roman" w:eastAsiaTheme="minorEastAsia" w:hAnsi="Times New Roman" w:cs="Times New Roman"/>
            <w:color w:val="C00000"/>
          </w:rPr>
          <w:t xml:space="preserve">                                   = 0.0548</w:t>
        </w:r>
      </w:ins>
    </w:p>
    <w:p w14:paraId="5488DA73" w14:textId="77777777" w:rsidR="00310A5B" w:rsidRDefault="00310A5B" w:rsidP="00310A5B">
      <w:pPr>
        <w:tabs>
          <w:tab w:val="left" w:pos="1134"/>
        </w:tabs>
        <w:spacing w:after="0" w:line="240" w:lineRule="auto"/>
        <w:rPr>
          <w:ins w:id="456" w:author="DIPLARIS, Martha" w:date="2020-06-09T06:10:00Z"/>
          <w:rFonts w:ascii="Times New Roman" w:eastAsiaTheme="minorEastAsia" w:hAnsi="Times New Roman" w:cs="Times New Roman"/>
          <w:color w:val="C00000"/>
        </w:rPr>
      </w:pPr>
      <w:ins w:id="457" w:author="DIPLARIS, Martha" w:date="2020-06-09T06:10:00Z">
        <w:r>
          <w:rPr>
            <w:rFonts w:ascii="Times New Roman" w:eastAsiaTheme="minorEastAsia" w:hAnsi="Times New Roman" w:cs="Times New Roman"/>
            <w:color w:val="C00000"/>
          </w:rPr>
          <w:t xml:space="preserve">                                   = 0.055 g            </w:t>
        </w:r>
      </w:ins>
    </w:p>
    <w:p w14:paraId="21315D33" w14:textId="77777777" w:rsidR="00310A5B" w:rsidRDefault="00310A5B" w:rsidP="00310A5B">
      <w:pPr>
        <w:tabs>
          <w:tab w:val="left" w:pos="1134"/>
        </w:tabs>
        <w:spacing w:after="0" w:line="240" w:lineRule="auto"/>
        <w:rPr>
          <w:ins w:id="458" w:author="DIPLARIS, Martha" w:date="2020-06-09T06:10:00Z"/>
          <w:rFonts w:ascii="Times New Roman" w:eastAsiaTheme="minorEastAsia" w:hAnsi="Times New Roman" w:cs="Times New Roman"/>
          <w:color w:val="C00000"/>
        </w:rPr>
      </w:pPr>
    </w:p>
    <w:p w14:paraId="7DD124D2" w14:textId="77777777" w:rsidR="00310A5B" w:rsidRDefault="00310A5B" w:rsidP="00310A5B">
      <w:pPr>
        <w:tabs>
          <w:tab w:val="left" w:pos="1134"/>
        </w:tabs>
        <w:spacing w:after="0" w:line="240" w:lineRule="auto"/>
        <w:rPr>
          <w:ins w:id="459" w:author="DIPLARIS, Martha" w:date="2020-06-09T06:10:00Z"/>
          <w:rFonts w:ascii="Times New Roman" w:eastAsiaTheme="minorEastAsia" w:hAnsi="Times New Roman" w:cs="Times New Roman"/>
          <w:color w:val="C00000"/>
        </w:rPr>
      </w:pPr>
      <w:ins w:id="460" w:author="DIPLARIS, Martha" w:date="2020-06-09T06:10:00Z">
        <w:r>
          <w:rPr>
            <w:rFonts w:ascii="Times New Roman" w:eastAsiaTheme="minorEastAsia" w:hAnsi="Times New Roman" w:cs="Times New Roman"/>
            <w:color w:val="C00000"/>
          </w:rPr>
          <w:t>0.055 g in 1000mL</w:t>
        </w:r>
      </w:ins>
    </w:p>
    <w:p w14:paraId="5B7E8E70" w14:textId="77777777" w:rsidR="00310A5B" w:rsidRDefault="00310A5B" w:rsidP="00310A5B">
      <w:pPr>
        <w:tabs>
          <w:tab w:val="left" w:pos="1134"/>
        </w:tabs>
        <w:spacing w:after="0" w:line="240" w:lineRule="auto"/>
        <w:rPr>
          <w:ins w:id="461" w:author="DIPLARIS, Martha" w:date="2020-06-09T06:10:00Z"/>
          <w:rFonts w:ascii="Times New Roman" w:eastAsiaTheme="minorEastAsia" w:hAnsi="Times New Roman" w:cs="Times New Roman"/>
          <w:color w:val="C00000"/>
        </w:rPr>
      </w:pPr>
      <w:ins w:id="462" w:author="DIPLARIS, Martha" w:date="2020-06-09T06:10:00Z">
        <w:r>
          <w:rPr>
            <w:rFonts w:ascii="Times New Roman" w:eastAsiaTheme="minorEastAsia" w:hAnsi="Times New Roman" w:cs="Times New Roman"/>
            <w:color w:val="C00000"/>
          </w:rPr>
          <w:t>X g in 100 mL</w:t>
        </w:r>
      </w:ins>
    </w:p>
    <w:p w14:paraId="212B4C29" w14:textId="77777777" w:rsidR="00310A5B" w:rsidRDefault="00310A5B" w:rsidP="00310A5B">
      <w:pPr>
        <w:tabs>
          <w:tab w:val="left" w:pos="1134"/>
        </w:tabs>
        <w:spacing w:after="0" w:line="240" w:lineRule="auto"/>
        <w:rPr>
          <w:ins w:id="463" w:author="DIPLARIS, Martha" w:date="2020-06-09T06:10:00Z"/>
          <w:rFonts w:ascii="Times New Roman" w:eastAsiaTheme="minorEastAsia" w:hAnsi="Times New Roman" w:cs="Times New Roman"/>
          <w:color w:val="C00000"/>
        </w:rPr>
      </w:pPr>
      <w:ins w:id="464" w:author="DIPLARIS, Martha" w:date="2020-06-09T06:10:00Z">
        <w:r>
          <w:rPr>
            <w:rFonts w:ascii="Times New Roman" w:eastAsiaTheme="minorEastAsia" w:hAnsi="Times New Roman" w:cs="Times New Roman"/>
            <w:color w:val="C00000"/>
          </w:rPr>
          <w:t>By proportions: x = (0.055 x 100)/1000</w:t>
        </w:r>
      </w:ins>
    </w:p>
    <w:p w14:paraId="151582D6" w14:textId="3D880168" w:rsidR="00310A5B" w:rsidRPr="0092469B" w:rsidRDefault="00310A5B" w:rsidP="00310A5B">
      <w:pPr>
        <w:tabs>
          <w:tab w:val="left" w:pos="1134"/>
        </w:tabs>
        <w:spacing w:after="0" w:line="240" w:lineRule="auto"/>
        <w:rPr>
          <w:ins w:id="465" w:author="DIPLARIS, Martha" w:date="2020-06-09T06:10:00Z"/>
          <w:rFonts w:ascii="Times New Roman" w:hAnsi="Times New Roman" w:cs="Times New Roman"/>
          <w:b/>
          <w:color w:val="C00000"/>
        </w:rPr>
      </w:pPr>
      <w:ins w:id="466" w:author="DIPLARIS, Martha" w:date="2020-06-09T06:10:00Z">
        <w:r>
          <w:rPr>
            <w:rFonts w:ascii="Times New Roman" w:eastAsiaTheme="minorEastAsia" w:hAnsi="Times New Roman" w:cs="Times New Roman"/>
            <w:color w:val="C00000"/>
          </w:rPr>
          <w:t xml:space="preserve">                             =0.0055% w/v              </w:t>
        </w:r>
        <w:r w:rsidRPr="0092469B">
          <w:rPr>
            <w:rFonts w:ascii="Times New Roman" w:eastAsiaTheme="minorEastAsia" w:hAnsi="Times New Roman" w:cs="Times New Roman"/>
            <w:b/>
            <w:color w:val="C00000"/>
          </w:rPr>
          <w:t>1 mark</w:t>
        </w:r>
      </w:ins>
      <w:ins w:id="467" w:author="DIPLARIS, Martha" w:date="2020-06-09T06:12:00Z">
        <w:r>
          <w:rPr>
            <w:rFonts w:ascii="Times New Roman" w:eastAsiaTheme="minorEastAsia" w:hAnsi="Times New Roman" w:cs="Times New Roman"/>
            <w:b/>
            <w:color w:val="C00000"/>
          </w:rPr>
          <w:t xml:space="preserve"> (units not required)</w:t>
        </w:r>
      </w:ins>
    </w:p>
    <w:p w14:paraId="7548F939" w14:textId="77777777" w:rsidR="00310A5B" w:rsidRDefault="00310A5B" w:rsidP="00310A5B">
      <w:pPr>
        <w:tabs>
          <w:tab w:val="left" w:pos="1134"/>
        </w:tabs>
        <w:spacing w:after="0" w:line="240" w:lineRule="auto"/>
        <w:rPr>
          <w:ins w:id="468" w:author="DIPLARIS, Martha" w:date="2020-06-09T06:10:00Z"/>
          <w:rFonts w:ascii="Times New Roman" w:hAnsi="Times New Roman" w:cs="Times New Roman"/>
        </w:rPr>
      </w:pPr>
    </w:p>
    <w:p w14:paraId="0B8DE35D" w14:textId="77777777" w:rsidR="00310A5B" w:rsidRDefault="00310A5B" w:rsidP="00310A5B">
      <w:pPr>
        <w:tabs>
          <w:tab w:val="left" w:pos="1134"/>
        </w:tabs>
        <w:spacing w:after="0" w:line="240" w:lineRule="auto"/>
        <w:rPr>
          <w:ins w:id="469" w:author="DIPLARIS, Martha" w:date="2020-06-09T06:10:00Z"/>
          <w:rFonts w:ascii="Times New Roman" w:hAnsi="Times New Roman" w:cs="Times New Roman"/>
        </w:rPr>
      </w:pPr>
    </w:p>
    <w:p w14:paraId="5D5830BD" w14:textId="77777777" w:rsidR="00310A5B" w:rsidRDefault="00310A5B" w:rsidP="00310A5B">
      <w:pPr>
        <w:tabs>
          <w:tab w:val="left" w:pos="1134"/>
        </w:tabs>
        <w:spacing w:after="0" w:line="240" w:lineRule="auto"/>
        <w:rPr>
          <w:ins w:id="470" w:author="DIPLARIS, Martha" w:date="2020-06-09T06:10:00Z"/>
          <w:rFonts w:ascii="Times New Roman" w:hAnsi="Times New Roman" w:cs="Times New Roman"/>
        </w:rPr>
      </w:pPr>
    </w:p>
    <w:p w14:paraId="7093FC31" w14:textId="49D66216" w:rsidR="001C1781" w:rsidRDefault="001C1781" w:rsidP="00033E49">
      <w:pPr>
        <w:tabs>
          <w:tab w:val="left" w:pos="1134"/>
        </w:tabs>
        <w:spacing w:after="0" w:line="240" w:lineRule="auto"/>
        <w:rPr>
          <w:rFonts w:ascii="Times New Roman" w:hAnsi="Times New Roman" w:cs="Times New Roman"/>
          <w:b/>
        </w:rPr>
      </w:pPr>
    </w:p>
    <w:p w14:paraId="03CD938C" w14:textId="77777777" w:rsidR="001C1781" w:rsidRDefault="001C1781" w:rsidP="00033E49">
      <w:pPr>
        <w:tabs>
          <w:tab w:val="left" w:pos="1134"/>
        </w:tabs>
        <w:spacing w:after="0" w:line="240" w:lineRule="auto"/>
        <w:rPr>
          <w:rFonts w:ascii="Times New Roman" w:hAnsi="Times New Roman" w:cs="Times New Roman"/>
          <w:b/>
        </w:rPr>
      </w:pPr>
    </w:p>
    <w:p w14:paraId="3019B8AB" w14:textId="7E3150B2" w:rsidR="00033E49" w:rsidRDefault="00033E49" w:rsidP="00033E49">
      <w:pPr>
        <w:tabs>
          <w:tab w:val="left" w:pos="1134"/>
        </w:tabs>
        <w:spacing w:after="0" w:line="240" w:lineRule="auto"/>
        <w:rPr>
          <w:rFonts w:ascii="Times New Roman" w:hAnsi="Times New Roman" w:cs="Times New Roman"/>
          <w:b/>
        </w:rPr>
      </w:pPr>
      <w:r w:rsidRPr="0004655D">
        <w:rPr>
          <w:rFonts w:ascii="Times New Roman" w:hAnsi="Times New Roman" w:cs="Times New Roman"/>
          <w:b/>
        </w:rPr>
        <w:t xml:space="preserve">Question </w:t>
      </w:r>
      <w:r w:rsidR="004D54FA">
        <w:rPr>
          <w:rFonts w:ascii="Times New Roman" w:hAnsi="Times New Roman" w:cs="Times New Roman"/>
          <w:b/>
        </w:rPr>
        <w:t xml:space="preserve">3     </w:t>
      </w:r>
      <w:r w:rsidR="00D949BE">
        <w:rPr>
          <w:rFonts w:ascii="Times New Roman" w:hAnsi="Times New Roman" w:cs="Times New Roman"/>
          <w:b/>
        </w:rPr>
        <w:t>(3</w:t>
      </w:r>
      <w:r w:rsidR="004D54FA">
        <w:rPr>
          <w:rFonts w:ascii="Times New Roman" w:hAnsi="Times New Roman" w:cs="Times New Roman"/>
          <w:b/>
        </w:rPr>
        <w:t xml:space="preserve"> marks)</w:t>
      </w:r>
    </w:p>
    <w:p w14:paraId="1E1E8B7E" w14:textId="4AC33036" w:rsidR="004D54FA" w:rsidRDefault="004D54FA" w:rsidP="00033E49">
      <w:pPr>
        <w:tabs>
          <w:tab w:val="left" w:pos="1134"/>
        </w:tabs>
        <w:spacing w:after="0" w:line="240" w:lineRule="auto"/>
        <w:rPr>
          <w:rFonts w:ascii="Times New Roman" w:hAnsi="Times New Roman" w:cs="Times New Roman"/>
          <w:b/>
        </w:rPr>
      </w:pPr>
    </w:p>
    <w:p w14:paraId="06A8426E" w14:textId="77777777" w:rsidR="005A36A0" w:rsidRDefault="004D54FA" w:rsidP="00033E49">
      <w:pPr>
        <w:tabs>
          <w:tab w:val="left" w:pos="1134"/>
        </w:tabs>
        <w:spacing w:after="0" w:line="240" w:lineRule="auto"/>
        <w:rPr>
          <w:rFonts w:ascii="Times New Roman" w:hAnsi="Times New Roman" w:cs="Times New Roman"/>
        </w:rPr>
      </w:pPr>
      <w:r w:rsidRPr="004D54FA">
        <w:rPr>
          <w:rFonts w:ascii="Times New Roman" w:hAnsi="Times New Roman" w:cs="Times New Roman"/>
        </w:rPr>
        <w:t>Explain</w:t>
      </w:r>
      <w:r w:rsidR="005A36A0">
        <w:rPr>
          <w:rFonts w:ascii="Times New Roman" w:hAnsi="Times New Roman" w:cs="Times New Roman"/>
        </w:rPr>
        <w:t>,</w:t>
      </w:r>
      <w:r w:rsidR="005A36A0" w:rsidRPr="004D54FA">
        <w:rPr>
          <w:rFonts w:ascii="Times New Roman" w:hAnsi="Times New Roman" w:cs="Times New Roman"/>
        </w:rPr>
        <w:t xml:space="preserve"> in terms of particles, why the rate of </w:t>
      </w:r>
      <w:r w:rsidR="005A36A0">
        <w:rPr>
          <w:rFonts w:ascii="Times New Roman" w:hAnsi="Times New Roman" w:cs="Times New Roman"/>
        </w:rPr>
        <w:t xml:space="preserve">non-equilibrium </w:t>
      </w:r>
      <w:r w:rsidR="005A36A0" w:rsidRPr="004D54FA">
        <w:rPr>
          <w:rFonts w:ascii="Times New Roman" w:hAnsi="Times New Roman" w:cs="Times New Roman"/>
        </w:rPr>
        <w:t>reaction</w:t>
      </w:r>
      <w:r w:rsidR="005A36A0">
        <w:rPr>
          <w:rFonts w:ascii="Times New Roman" w:hAnsi="Times New Roman" w:cs="Times New Roman"/>
        </w:rPr>
        <w:t>s</w:t>
      </w:r>
      <w:r w:rsidR="005A36A0" w:rsidRPr="004D54FA">
        <w:rPr>
          <w:rFonts w:ascii="Times New Roman" w:hAnsi="Times New Roman" w:cs="Times New Roman"/>
        </w:rPr>
        <w:t xml:space="preserve"> decrease over time.</w:t>
      </w:r>
    </w:p>
    <w:p w14:paraId="0D203EA9" w14:textId="40F4B3F3" w:rsidR="004D54FA" w:rsidRDefault="005A36A0" w:rsidP="00033E49">
      <w:pPr>
        <w:tabs>
          <w:tab w:val="left" w:pos="1134"/>
        </w:tabs>
        <w:spacing w:after="0" w:line="240" w:lineRule="auto"/>
        <w:rPr>
          <w:rFonts w:ascii="Times New Roman" w:hAnsi="Times New Roman" w:cs="Times New Roman"/>
        </w:rPr>
      </w:pPr>
      <w:r>
        <w:rPr>
          <w:rFonts w:ascii="Times New Roman" w:hAnsi="Times New Roman" w:cs="Times New Roman"/>
        </w:rPr>
        <w:t xml:space="preserve"> </w:t>
      </w:r>
    </w:p>
    <w:p w14:paraId="2EA4A02B" w14:textId="75AC9F72" w:rsidR="004D54FA" w:rsidDel="00FB2935" w:rsidRDefault="004D54FA" w:rsidP="00033E49">
      <w:pPr>
        <w:tabs>
          <w:tab w:val="left" w:pos="1134"/>
        </w:tabs>
        <w:spacing w:after="0" w:line="240" w:lineRule="auto"/>
        <w:rPr>
          <w:del w:id="471" w:author="DIPLARIS, Martha" w:date="2020-06-09T06:14:00Z"/>
          <w:rFonts w:ascii="Times New Roman" w:hAnsi="Times New Roman" w:cs="Times New Roman"/>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4D54FA" w:rsidDel="00FB2935" w14:paraId="4D96C35D" w14:textId="61898940" w:rsidTr="004D54FA">
        <w:trPr>
          <w:del w:id="472" w:author="DIPLARIS, Martha" w:date="2020-06-09T06:14:00Z"/>
        </w:trPr>
        <w:tc>
          <w:tcPr>
            <w:tcW w:w="9016" w:type="dxa"/>
          </w:tcPr>
          <w:p w14:paraId="67A8B0E2" w14:textId="7A6DCE20" w:rsidR="004D54FA" w:rsidDel="00FB2935" w:rsidRDefault="004D54FA" w:rsidP="004D54FA">
            <w:pPr>
              <w:tabs>
                <w:tab w:val="left" w:pos="1134"/>
              </w:tabs>
              <w:spacing w:line="480" w:lineRule="auto"/>
              <w:rPr>
                <w:del w:id="473" w:author="DIPLARIS, Martha" w:date="2020-06-09T06:14:00Z"/>
                <w:rFonts w:ascii="Times New Roman" w:hAnsi="Times New Roman" w:cs="Times New Roman"/>
              </w:rPr>
            </w:pPr>
          </w:p>
        </w:tc>
      </w:tr>
      <w:tr w:rsidR="004D54FA" w:rsidDel="00FB2935" w14:paraId="2595BA15" w14:textId="1E555410" w:rsidTr="004D54FA">
        <w:trPr>
          <w:del w:id="474" w:author="DIPLARIS, Martha" w:date="2020-06-09T06:14:00Z"/>
        </w:trPr>
        <w:tc>
          <w:tcPr>
            <w:tcW w:w="9016" w:type="dxa"/>
          </w:tcPr>
          <w:p w14:paraId="2BD1AAE4" w14:textId="74633E2E" w:rsidR="004D54FA" w:rsidDel="00FB2935" w:rsidRDefault="004D54FA" w:rsidP="004D54FA">
            <w:pPr>
              <w:tabs>
                <w:tab w:val="left" w:pos="1134"/>
              </w:tabs>
              <w:spacing w:line="480" w:lineRule="auto"/>
              <w:rPr>
                <w:del w:id="475" w:author="DIPLARIS, Martha" w:date="2020-06-09T06:14:00Z"/>
                <w:rFonts w:ascii="Times New Roman" w:hAnsi="Times New Roman" w:cs="Times New Roman"/>
              </w:rPr>
            </w:pPr>
          </w:p>
        </w:tc>
      </w:tr>
      <w:tr w:rsidR="00D949BE" w:rsidDel="00FB2935" w14:paraId="7FD18692" w14:textId="2B8BD7B1" w:rsidTr="004D54FA">
        <w:trPr>
          <w:del w:id="476" w:author="DIPLARIS, Martha" w:date="2020-06-09T06:14:00Z"/>
        </w:trPr>
        <w:tc>
          <w:tcPr>
            <w:tcW w:w="9016" w:type="dxa"/>
          </w:tcPr>
          <w:p w14:paraId="6572CA8E" w14:textId="4A86AC46" w:rsidR="00D949BE" w:rsidDel="00FB2935" w:rsidRDefault="00D949BE" w:rsidP="004D54FA">
            <w:pPr>
              <w:tabs>
                <w:tab w:val="left" w:pos="1134"/>
              </w:tabs>
              <w:spacing w:line="480" w:lineRule="auto"/>
              <w:rPr>
                <w:del w:id="477" w:author="DIPLARIS, Martha" w:date="2020-06-09T06:14:00Z"/>
                <w:rFonts w:ascii="Times New Roman" w:hAnsi="Times New Roman" w:cs="Times New Roman"/>
              </w:rPr>
            </w:pPr>
          </w:p>
        </w:tc>
      </w:tr>
      <w:tr w:rsidR="00D949BE" w:rsidDel="00FB2935" w14:paraId="30C6F215" w14:textId="254CC69A" w:rsidTr="004D54FA">
        <w:trPr>
          <w:del w:id="478" w:author="DIPLARIS, Martha" w:date="2020-06-09T06:14:00Z"/>
        </w:trPr>
        <w:tc>
          <w:tcPr>
            <w:tcW w:w="9016" w:type="dxa"/>
          </w:tcPr>
          <w:p w14:paraId="61C07EA2" w14:textId="2EDE681C" w:rsidR="00D949BE" w:rsidDel="00FB2935" w:rsidRDefault="00D949BE" w:rsidP="004D54FA">
            <w:pPr>
              <w:tabs>
                <w:tab w:val="left" w:pos="1134"/>
              </w:tabs>
              <w:spacing w:line="480" w:lineRule="auto"/>
              <w:rPr>
                <w:del w:id="479" w:author="DIPLARIS, Martha" w:date="2020-06-09T06:14:00Z"/>
                <w:rFonts w:ascii="Times New Roman" w:hAnsi="Times New Roman" w:cs="Times New Roman"/>
              </w:rPr>
            </w:pPr>
          </w:p>
        </w:tc>
      </w:tr>
      <w:tr w:rsidR="00601C9A" w:rsidDel="00FB2935" w14:paraId="235A4B41" w14:textId="79AE2FCC" w:rsidTr="004D54FA">
        <w:trPr>
          <w:del w:id="480" w:author="DIPLARIS, Martha" w:date="2020-06-09T06:14:00Z"/>
        </w:trPr>
        <w:tc>
          <w:tcPr>
            <w:tcW w:w="9016" w:type="dxa"/>
          </w:tcPr>
          <w:p w14:paraId="0901C11E" w14:textId="0D6BBFEA" w:rsidR="00601C9A" w:rsidDel="00FB2935" w:rsidRDefault="00601C9A" w:rsidP="004D54FA">
            <w:pPr>
              <w:tabs>
                <w:tab w:val="left" w:pos="1134"/>
              </w:tabs>
              <w:spacing w:line="480" w:lineRule="auto"/>
              <w:rPr>
                <w:del w:id="481" w:author="DIPLARIS, Martha" w:date="2020-06-09T06:14:00Z"/>
                <w:rFonts w:ascii="Times New Roman" w:hAnsi="Times New Roman" w:cs="Times New Roman"/>
              </w:rPr>
            </w:pPr>
          </w:p>
        </w:tc>
      </w:tr>
    </w:tbl>
    <w:p w14:paraId="14CA7F2C" w14:textId="386B463A" w:rsidR="004D54FA" w:rsidRPr="00FB2935" w:rsidRDefault="00FB2935" w:rsidP="00033E49">
      <w:pPr>
        <w:tabs>
          <w:tab w:val="left" w:pos="1134"/>
        </w:tabs>
        <w:spacing w:after="0" w:line="240" w:lineRule="auto"/>
        <w:rPr>
          <w:rFonts w:ascii="Times New Roman" w:hAnsi="Times New Roman" w:cs="Times New Roman"/>
          <w:color w:val="C00000"/>
          <w:rPrChange w:id="482" w:author="DIPLARIS, Martha" w:date="2020-06-09T06:15:00Z">
            <w:rPr>
              <w:rFonts w:ascii="Times New Roman" w:hAnsi="Times New Roman" w:cs="Times New Roman"/>
            </w:rPr>
          </w:rPrChange>
        </w:rPr>
      </w:pPr>
      <w:ins w:id="483" w:author="DIPLARIS, Martha" w:date="2020-06-09T06:14:00Z">
        <w:r w:rsidRPr="00FB2935">
          <w:rPr>
            <w:rFonts w:ascii="Times New Roman" w:hAnsi="Times New Roman" w:cs="Times New Roman"/>
            <w:color w:val="C00000"/>
            <w:shd w:val="clear" w:color="auto" w:fill="FFFFFF"/>
            <w:rPrChange w:id="484" w:author="DIPLARIS, Martha" w:date="2020-06-09T06:15:00Z">
              <w:rPr>
                <w:rFonts w:ascii="Calibri" w:hAnsi="Calibri" w:cs="Calibri"/>
                <w:color w:val="201F1E"/>
                <w:shd w:val="clear" w:color="auto" w:fill="FFFFFF"/>
              </w:rPr>
            </w:rPrChange>
          </w:rPr>
          <w:t xml:space="preserve">In non-equilibrium reactions, </w:t>
        </w:r>
        <w:r w:rsidRPr="00FB2935">
          <w:rPr>
            <w:rFonts w:ascii="Times New Roman" w:hAnsi="Times New Roman" w:cs="Times New Roman"/>
            <w:b/>
            <w:color w:val="C00000"/>
            <w:shd w:val="clear" w:color="auto" w:fill="FFFFFF"/>
            <w:rPrChange w:id="485" w:author="DIPLARIS, Martha" w:date="2020-06-09T06:15:00Z">
              <w:rPr>
                <w:rFonts w:ascii="Calibri" w:hAnsi="Calibri" w:cs="Calibri"/>
                <w:color w:val="201F1E"/>
                <w:shd w:val="clear" w:color="auto" w:fill="FFFFFF"/>
              </w:rPr>
            </w:rPrChange>
          </w:rPr>
          <w:t>all reactants form products</w:t>
        </w:r>
        <w:r w:rsidRPr="00FB2935">
          <w:rPr>
            <w:rFonts w:ascii="Times New Roman" w:hAnsi="Times New Roman" w:cs="Times New Roman"/>
            <w:color w:val="C00000"/>
            <w:shd w:val="clear" w:color="auto" w:fill="FFFFFF"/>
            <w:rPrChange w:id="486" w:author="DIPLARIS, Martha" w:date="2020-06-09T06:15:00Z">
              <w:rPr>
                <w:rFonts w:ascii="Calibri" w:hAnsi="Calibri" w:cs="Calibri"/>
                <w:color w:val="201F1E"/>
                <w:shd w:val="clear" w:color="auto" w:fill="FFFFFF"/>
              </w:rPr>
            </w:rPrChange>
          </w:rPr>
          <w:t> </w:t>
        </w:r>
        <w:r w:rsidRPr="00FB2935">
          <w:rPr>
            <w:rFonts w:ascii="Times New Roman" w:hAnsi="Times New Roman" w:cs="Times New Roman"/>
            <w:i/>
            <w:iCs/>
            <w:color w:val="C00000"/>
            <w:shd w:val="clear" w:color="auto" w:fill="FFFFFF"/>
            <w:rPrChange w:id="487" w:author="DIPLARIS, Martha" w:date="2020-06-09T06:15:00Z">
              <w:rPr>
                <w:rFonts w:ascii="Calibri" w:hAnsi="Calibri" w:cs="Calibri"/>
                <w:i/>
                <w:iCs/>
                <w:color w:val="201F1E"/>
                <w:shd w:val="clear" w:color="auto" w:fill="FFFFFF"/>
              </w:rPr>
            </w:rPrChange>
          </w:rPr>
          <w:t>or</w:t>
        </w:r>
        <w:r w:rsidRPr="00FB2935">
          <w:rPr>
            <w:rFonts w:ascii="Times New Roman" w:hAnsi="Times New Roman" w:cs="Times New Roman"/>
            <w:color w:val="C00000"/>
            <w:shd w:val="clear" w:color="auto" w:fill="FFFFFF"/>
            <w:rPrChange w:id="488" w:author="DIPLARIS, Martha" w:date="2020-06-09T06:15:00Z">
              <w:rPr>
                <w:rFonts w:ascii="Calibri" w:hAnsi="Calibri" w:cs="Calibri"/>
                <w:color w:val="201F1E"/>
                <w:shd w:val="clear" w:color="auto" w:fill="FFFFFF"/>
              </w:rPr>
            </w:rPrChange>
          </w:rPr>
          <w:t> </w:t>
        </w:r>
        <w:r w:rsidRPr="00FB2935">
          <w:rPr>
            <w:rFonts w:ascii="Times New Roman" w:hAnsi="Times New Roman" w:cs="Times New Roman"/>
            <w:b/>
            <w:color w:val="C00000"/>
            <w:shd w:val="clear" w:color="auto" w:fill="FFFFFF"/>
            <w:rPrChange w:id="489" w:author="DIPLARIS, Martha" w:date="2020-06-09T06:16:00Z">
              <w:rPr>
                <w:rFonts w:ascii="Calibri" w:hAnsi="Calibri" w:cs="Calibri"/>
                <w:color w:val="C00000"/>
                <w:shd w:val="clear" w:color="auto" w:fill="FFFFFF"/>
              </w:rPr>
            </w:rPrChange>
          </w:rPr>
          <w:t>there is only a forward reaction</w:t>
        </w:r>
        <w:r w:rsidRPr="00FB2935">
          <w:rPr>
            <w:rFonts w:ascii="Times New Roman" w:hAnsi="Times New Roman" w:cs="Times New Roman"/>
            <w:color w:val="C00000"/>
            <w:shd w:val="clear" w:color="auto" w:fill="FFFFFF"/>
            <w:rPrChange w:id="490" w:author="DIPLARIS, Martha" w:date="2020-06-09T06:15:00Z">
              <w:rPr>
                <w:rFonts w:ascii="Calibri" w:hAnsi="Calibri" w:cs="Calibri"/>
                <w:color w:val="C00000"/>
                <w:shd w:val="clear" w:color="auto" w:fill="FFFFFF"/>
              </w:rPr>
            </w:rPrChange>
          </w:rPr>
          <w:t>.</w:t>
        </w:r>
      </w:ins>
      <w:ins w:id="491" w:author="DIPLARIS, Martha" w:date="2020-06-09T06:15:00Z">
        <w:r>
          <w:rPr>
            <w:rFonts w:ascii="Times New Roman" w:hAnsi="Times New Roman" w:cs="Times New Roman"/>
            <w:color w:val="C00000"/>
            <w:shd w:val="clear" w:color="auto" w:fill="FFFFFF"/>
          </w:rPr>
          <w:t xml:space="preserve"> </w:t>
        </w:r>
        <w:r w:rsidRPr="00FB2935">
          <w:rPr>
            <w:rFonts w:ascii="Times New Roman" w:hAnsi="Times New Roman" w:cs="Times New Roman"/>
            <w:b/>
            <w:color w:val="C00000"/>
            <w:shd w:val="clear" w:color="auto" w:fill="FFFFFF"/>
            <w:rPrChange w:id="492" w:author="DIPLARIS, Martha" w:date="2020-06-09T06:15:00Z">
              <w:rPr>
                <w:rFonts w:ascii="Times New Roman" w:hAnsi="Times New Roman" w:cs="Times New Roman"/>
                <w:color w:val="C00000"/>
                <w:shd w:val="clear" w:color="auto" w:fill="FFFFFF"/>
              </w:rPr>
            </w:rPrChange>
          </w:rPr>
          <w:t>(1 mark)</w:t>
        </w:r>
      </w:ins>
    </w:p>
    <w:p w14:paraId="57FE5211" w14:textId="43535146" w:rsidR="00FB2935" w:rsidRPr="00FB2935" w:rsidRDefault="00FB2935" w:rsidP="00FB2935">
      <w:pPr>
        <w:tabs>
          <w:tab w:val="left" w:pos="1134"/>
        </w:tabs>
        <w:spacing w:after="0" w:line="240" w:lineRule="auto"/>
        <w:rPr>
          <w:ins w:id="493" w:author="DIPLARIS, Martha" w:date="2020-06-09T06:15:00Z"/>
          <w:rFonts w:ascii="Times New Roman" w:hAnsi="Times New Roman" w:cs="Times New Roman"/>
        </w:rPr>
      </w:pPr>
    </w:p>
    <w:p w14:paraId="529F4C90" w14:textId="0ADBD942" w:rsidR="00FB2935" w:rsidRPr="00FB2935" w:rsidRDefault="00FB2935" w:rsidP="00FB2935">
      <w:pPr>
        <w:tabs>
          <w:tab w:val="left" w:pos="1134"/>
        </w:tabs>
        <w:spacing w:after="0" w:line="240" w:lineRule="auto"/>
        <w:rPr>
          <w:ins w:id="494" w:author="DIPLARIS, Martha" w:date="2020-06-09T06:15:00Z"/>
          <w:rFonts w:ascii="Times New Roman" w:hAnsi="Times New Roman" w:cs="Times New Roman"/>
          <w:color w:val="C00000"/>
        </w:rPr>
      </w:pPr>
      <w:ins w:id="495" w:author="DIPLARIS, Martha" w:date="2020-06-09T06:15:00Z">
        <w:r w:rsidRPr="00FB2935">
          <w:rPr>
            <w:rFonts w:ascii="Times New Roman" w:hAnsi="Times New Roman" w:cs="Times New Roman"/>
            <w:color w:val="C00000"/>
          </w:rPr>
          <w:t xml:space="preserve">The rate of reaction is defined as the </w:t>
        </w:r>
        <w:r w:rsidRPr="00FB2935">
          <w:rPr>
            <w:rFonts w:ascii="Times New Roman" w:hAnsi="Times New Roman" w:cs="Times New Roman"/>
            <w:color w:val="C00000"/>
            <w:rPrChange w:id="496" w:author="DIPLARIS, Martha" w:date="2020-06-09T06:16:00Z">
              <w:rPr>
                <w:rFonts w:ascii="Times New Roman" w:hAnsi="Times New Roman" w:cs="Times New Roman"/>
                <w:b/>
                <w:color w:val="C00000"/>
              </w:rPr>
            </w:rPrChange>
          </w:rPr>
          <w:t>change in concentration of a reactant or product per unit of time.</w:t>
        </w:r>
        <w:r>
          <w:rPr>
            <w:rFonts w:ascii="Times New Roman" w:hAnsi="Times New Roman" w:cs="Times New Roman"/>
            <w:color w:val="C00000"/>
          </w:rPr>
          <w:t xml:space="preserve"> </w:t>
        </w:r>
      </w:ins>
    </w:p>
    <w:p w14:paraId="444909DA" w14:textId="77777777" w:rsidR="00FB2935" w:rsidRPr="00FB2935" w:rsidRDefault="00FB2935" w:rsidP="00FB2935">
      <w:pPr>
        <w:tabs>
          <w:tab w:val="left" w:pos="1134"/>
        </w:tabs>
        <w:spacing w:after="0" w:line="240" w:lineRule="auto"/>
        <w:rPr>
          <w:ins w:id="497" w:author="DIPLARIS, Martha" w:date="2020-06-09T06:15:00Z"/>
          <w:rFonts w:ascii="Times New Roman" w:hAnsi="Times New Roman" w:cs="Times New Roman"/>
          <w:color w:val="C00000"/>
        </w:rPr>
      </w:pPr>
    </w:p>
    <w:p w14:paraId="410BCC5B" w14:textId="6923D526" w:rsidR="00FB2935" w:rsidRPr="00FB2935" w:rsidRDefault="00FB2935" w:rsidP="00FB2935">
      <w:pPr>
        <w:tabs>
          <w:tab w:val="left" w:pos="1134"/>
        </w:tabs>
        <w:spacing w:after="0" w:line="240" w:lineRule="auto"/>
        <w:rPr>
          <w:ins w:id="498" w:author="DIPLARIS, Martha" w:date="2020-06-09T06:15:00Z"/>
          <w:rFonts w:ascii="Times New Roman" w:hAnsi="Times New Roman" w:cs="Times New Roman"/>
          <w:color w:val="C00000"/>
        </w:rPr>
      </w:pPr>
      <w:ins w:id="499" w:author="DIPLARIS, Martha" w:date="2020-06-09T06:15:00Z">
        <w:r w:rsidRPr="00FB2935">
          <w:rPr>
            <w:rFonts w:ascii="Times New Roman" w:hAnsi="Times New Roman" w:cs="Times New Roman"/>
            <w:color w:val="C00000"/>
          </w:rPr>
          <w:t xml:space="preserve">As the reaction proceeds the reactants are converted into the products (or are used up) and there are </w:t>
        </w:r>
        <w:r w:rsidRPr="00FB2935">
          <w:rPr>
            <w:rFonts w:ascii="Times New Roman" w:hAnsi="Times New Roman" w:cs="Times New Roman"/>
            <w:color w:val="C00000"/>
            <w:rPrChange w:id="500" w:author="DIPLARIS, Martha" w:date="2020-06-09T06:16:00Z">
              <w:rPr>
                <w:rFonts w:ascii="Times New Roman" w:hAnsi="Times New Roman" w:cs="Times New Roman"/>
                <w:b/>
                <w:color w:val="C00000"/>
              </w:rPr>
            </w:rPrChange>
          </w:rPr>
          <w:t>fewer particles to react</w:t>
        </w:r>
        <w:r w:rsidRPr="00FB2935">
          <w:rPr>
            <w:rFonts w:ascii="Times New Roman" w:hAnsi="Times New Roman" w:cs="Times New Roman"/>
            <w:color w:val="C00000"/>
          </w:rPr>
          <w:t xml:space="preserve"> (or a lower concentration of particles.)    </w:t>
        </w:r>
      </w:ins>
    </w:p>
    <w:p w14:paraId="7CABA8EE" w14:textId="77777777" w:rsidR="00FB2935" w:rsidRPr="00FB2935" w:rsidRDefault="00FB2935" w:rsidP="00FB2935">
      <w:pPr>
        <w:tabs>
          <w:tab w:val="left" w:pos="1134"/>
        </w:tabs>
        <w:spacing w:after="0" w:line="240" w:lineRule="auto"/>
        <w:rPr>
          <w:ins w:id="501" w:author="DIPLARIS, Martha" w:date="2020-06-09T06:15:00Z"/>
          <w:rFonts w:ascii="Times New Roman" w:hAnsi="Times New Roman" w:cs="Times New Roman"/>
          <w:color w:val="C00000"/>
        </w:rPr>
      </w:pPr>
    </w:p>
    <w:p w14:paraId="607CA58D" w14:textId="7212A199" w:rsidR="00FB2935" w:rsidRPr="00FB2935" w:rsidRDefault="00FB2935" w:rsidP="00FB2935">
      <w:pPr>
        <w:tabs>
          <w:tab w:val="left" w:pos="1134"/>
        </w:tabs>
        <w:spacing w:after="0" w:line="240" w:lineRule="auto"/>
        <w:rPr>
          <w:ins w:id="502" w:author="DIPLARIS, Martha" w:date="2020-06-09T06:15:00Z"/>
          <w:rFonts w:ascii="Times New Roman" w:hAnsi="Times New Roman" w:cs="Times New Roman"/>
          <w:color w:val="C00000"/>
        </w:rPr>
      </w:pPr>
      <w:ins w:id="503" w:author="DIPLARIS, Martha" w:date="2020-06-09T06:15:00Z">
        <w:r w:rsidRPr="00FB2935">
          <w:rPr>
            <w:rFonts w:ascii="Times New Roman" w:hAnsi="Times New Roman" w:cs="Times New Roman"/>
            <w:color w:val="C00000"/>
          </w:rPr>
          <w:t xml:space="preserve">This results is a </w:t>
        </w:r>
        <w:r w:rsidRPr="00FB2935">
          <w:rPr>
            <w:rFonts w:ascii="Times New Roman" w:hAnsi="Times New Roman" w:cs="Times New Roman"/>
            <w:b/>
            <w:color w:val="C00000"/>
          </w:rPr>
          <w:t>lower frequency of successful collisions</w:t>
        </w:r>
        <w:r w:rsidRPr="00FB2935">
          <w:rPr>
            <w:rFonts w:ascii="Times New Roman" w:hAnsi="Times New Roman" w:cs="Times New Roman"/>
            <w:color w:val="C00000"/>
          </w:rPr>
          <w:t>,</w:t>
        </w:r>
      </w:ins>
      <w:ins w:id="504" w:author="DIPLARIS, Martha" w:date="2020-06-09T06:16:00Z">
        <w:r w:rsidRPr="00FB2935">
          <w:rPr>
            <w:rFonts w:ascii="Times New Roman" w:hAnsi="Times New Roman" w:cs="Times New Roman"/>
            <w:color w:val="C00000"/>
          </w:rPr>
          <w:t xml:space="preserve"> </w:t>
        </w:r>
        <w:r w:rsidRPr="00FB2935">
          <w:rPr>
            <w:rFonts w:ascii="Times New Roman" w:hAnsi="Times New Roman" w:cs="Times New Roman"/>
            <w:b/>
            <w:color w:val="C00000"/>
            <w:rPrChange w:id="505" w:author="DIPLARIS, Martha" w:date="2020-06-09T06:17:00Z">
              <w:rPr>
                <w:rFonts w:ascii="Times New Roman" w:hAnsi="Times New Roman" w:cs="Times New Roman"/>
                <w:color w:val="C00000"/>
              </w:rPr>
            </w:rPrChange>
          </w:rPr>
          <w:t>(1 mark)</w:t>
        </w:r>
        <w:r>
          <w:rPr>
            <w:rFonts w:ascii="Times New Roman" w:hAnsi="Times New Roman" w:cs="Times New Roman"/>
            <w:color w:val="C00000"/>
          </w:rPr>
          <w:t xml:space="preserve"> </w:t>
        </w:r>
      </w:ins>
      <w:ins w:id="506" w:author="DIPLARIS, Martha" w:date="2020-06-09T06:15:00Z">
        <w:r w:rsidRPr="00FB2935">
          <w:rPr>
            <w:rFonts w:ascii="Times New Roman" w:hAnsi="Times New Roman" w:cs="Times New Roman"/>
            <w:color w:val="C00000"/>
          </w:rPr>
          <w:t xml:space="preserve"> so there are </w:t>
        </w:r>
        <w:r w:rsidRPr="00FB2935">
          <w:rPr>
            <w:rFonts w:ascii="Times New Roman" w:hAnsi="Times New Roman" w:cs="Times New Roman"/>
            <w:b/>
            <w:color w:val="C00000"/>
          </w:rPr>
          <w:t xml:space="preserve">fewer particles reacting in a given time. </w:t>
        </w:r>
        <w:r w:rsidRPr="00FB2935">
          <w:rPr>
            <w:rFonts w:ascii="Times New Roman" w:hAnsi="Times New Roman" w:cs="Times New Roman"/>
            <w:color w:val="C00000"/>
          </w:rPr>
          <w:t xml:space="preserve"> </w:t>
        </w:r>
        <w:r w:rsidRPr="00FB2935">
          <w:rPr>
            <w:rFonts w:ascii="Times New Roman" w:hAnsi="Times New Roman" w:cs="Times New Roman"/>
            <w:b/>
            <w:color w:val="C00000"/>
            <w:rPrChange w:id="507" w:author="DIPLARIS, Martha" w:date="2020-06-09T06:17:00Z">
              <w:rPr>
                <w:rFonts w:ascii="Times New Roman" w:hAnsi="Times New Roman" w:cs="Times New Roman"/>
                <w:color w:val="C00000"/>
              </w:rPr>
            </w:rPrChange>
          </w:rPr>
          <w:t xml:space="preserve"> 1mark</w:t>
        </w:r>
      </w:ins>
    </w:p>
    <w:p w14:paraId="7186972C" w14:textId="77777777" w:rsidR="00FB2935" w:rsidRPr="00FB2935" w:rsidRDefault="00FB2935" w:rsidP="00033E49">
      <w:pPr>
        <w:tabs>
          <w:tab w:val="left" w:pos="1134"/>
        </w:tabs>
        <w:spacing w:after="0" w:line="240" w:lineRule="auto"/>
        <w:rPr>
          <w:rFonts w:ascii="Times New Roman" w:hAnsi="Times New Roman" w:cs="Times New Roman"/>
          <w:color w:val="C00000"/>
        </w:rPr>
      </w:pPr>
    </w:p>
    <w:p w14:paraId="30B0CC0E" w14:textId="0160D85B" w:rsidR="00F84619" w:rsidDel="00FB2935" w:rsidRDefault="00F84619">
      <w:pPr>
        <w:tabs>
          <w:tab w:val="left" w:pos="2736"/>
        </w:tabs>
        <w:spacing w:after="0" w:line="240" w:lineRule="auto"/>
        <w:rPr>
          <w:del w:id="508" w:author="DIPLARIS, Martha" w:date="2020-06-09T06:17:00Z"/>
          <w:rFonts w:ascii="Times New Roman" w:hAnsi="Times New Roman" w:cs="Times New Roman"/>
          <w:color w:val="C00000"/>
        </w:rPr>
        <w:pPrChange w:id="509" w:author="DIPLARIS, Martha" w:date="2020-06-09T06:17:00Z">
          <w:pPr>
            <w:tabs>
              <w:tab w:val="left" w:pos="1134"/>
            </w:tabs>
            <w:spacing w:after="0" w:line="240" w:lineRule="auto"/>
          </w:pPr>
        </w:pPrChange>
      </w:pPr>
    </w:p>
    <w:p w14:paraId="2A3038D9" w14:textId="0764A962" w:rsidR="00E800B7" w:rsidRDefault="00E800B7" w:rsidP="00033E49">
      <w:pPr>
        <w:tabs>
          <w:tab w:val="left" w:pos="1134"/>
        </w:tabs>
        <w:spacing w:after="0" w:line="240" w:lineRule="auto"/>
        <w:rPr>
          <w:rFonts w:ascii="Times New Roman" w:hAnsi="Times New Roman" w:cs="Times New Roman"/>
          <w:color w:val="C00000"/>
        </w:rPr>
      </w:pPr>
    </w:p>
    <w:p w14:paraId="3BC2B8A5" w14:textId="5E504183" w:rsidR="00E800B7" w:rsidRDefault="00E800B7" w:rsidP="00033E49">
      <w:pPr>
        <w:tabs>
          <w:tab w:val="left" w:pos="1134"/>
        </w:tabs>
        <w:spacing w:after="0" w:line="240" w:lineRule="auto"/>
        <w:rPr>
          <w:rFonts w:ascii="Times New Roman" w:hAnsi="Times New Roman" w:cs="Times New Roman"/>
          <w:color w:val="C00000"/>
        </w:rPr>
      </w:pPr>
    </w:p>
    <w:p w14:paraId="0A70B2A8" w14:textId="2D4CBF2D" w:rsidR="0054116A" w:rsidRPr="00986251" w:rsidRDefault="00D94512" w:rsidP="0054116A">
      <w:pPr>
        <w:tabs>
          <w:tab w:val="left" w:pos="1134"/>
        </w:tabs>
        <w:spacing w:after="0" w:line="240" w:lineRule="auto"/>
        <w:rPr>
          <w:rFonts w:ascii="Times New Roman" w:hAnsi="Times New Roman" w:cs="Times New Roman"/>
          <w:b/>
        </w:rPr>
      </w:pPr>
      <w:r>
        <w:rPr>
          <w:rFonts w:ascii="Times New Roman" w:hAnsi="Times New Roman" w:cs="Times New Roman"/>
          <w:b/>
        </w:rPr>
        <w:t>Question 4</w:t>
      </w:r>
      <w:r w:rsidR="00690798">
        <w:rPr>
          <w:rFonts w:ascii="Times New Roman" w:hAnsi="Times New Roman" w:cs="Times New Roman"/>
          <w:b/>
        </w:rPr>
        <w:t xml:space="preserve">     </w:t>
      </w:r>
      <w:r w:rsidR="00624E97">
        <w:rPr>
          <w:rFonts w:ascii="Times New Roman" w:hAnsi="Times New Roman" w:cs="Times New Roman"/>
          <w:b/>
        </w:rPr>
        <w:t>(</w:t>
      </w:r>
      <w:ins w:id="510" w:author="DIPLARIS, Martha" w:date="2020-05-25T09:39:00Z">
        <w:r w:rsidR="00CC6368">
          <w:rPr>
            <w:rFonts w:ascii="Times New Roman" w:hAnsi="Times New Roman" w:cs="Times New Roman"/>
            <w:b/>
          </w:rPr>
          <w:t>6</w:t>
        </w:r>
      </w:ins>
      <w:del w:id="511" w:author="DIPLARIS, Martha" w:date="2020-05-25T09:39:00Z">
        <w:r w:rsidR="00624E97" w:rsidDel="00CC6368">
          <w:rPr>
            <w:rFonts w:ascii="Times New Roman" w:hAnsi="Times New Roman" w:cs="Times New Roman"/>
            <w:b/>
          </w:rPr>
          <w:delText>7</w:delText>
        </w:r>
      </w:del>
      <w:r w:rsidR="00690798">
        <w:rPr>
          <w:rFonts w:ascii="Times New Roman" w:hAnsi="Times New Roman" w:cs="Times New Roman"/>
          <w:b/>
        </w:rPr>
        <w:t xml:space="preserve"> marks)</w:t>
      </w:r>
    </w:p>
    <w:p w14:paraId="1EB2E7F3" w14:textId="24E199E4" w:rsidR="00986251" w:rsidRDefault="00986251" w:rsidP="0054116A">
      <w:pPr>
        <w:tabs>
          <w:tab w:val="left" w:pos="1134"/>
        </w:tabs>
        <w:spacing w:after="0" w:line="240" w:lineRule="auto"/>
        <w:rPr>
          <w:rFonts w:ascii="Times New Roman" w:hAnsi="Times New Roman" w:cs="Times New Roman"/>
        </w:rPr>
      </w:pPr>
    </w:p>
    <w:p w14:paraId="7DD978C5" w14:textId="2C5969B7" w:rsidR="00986251" w:rsidRDefault="00986251" w:rsidP="0054116A">
      <w:pPr>
        <w:tabs>
          <w:tab w:val="left" w:pos="1134"/>
        </w:tabs>
        <w:spacing w:after="0" w:line="240" w:lineRule="auto"/>
        <w:rPr>
          <w:rFonts w:ascii="Times New Roman" w:hAnsi="Times New Roman" w:cs="Times New Roman"/>
        </w:rPr>
      </w:pPr>
      <w:r w:rsidRPr="00986251">
        <w:rPr>
          <w:rFonts w:ascii="Times New Roman" w:hAnsi="Times New Roman" w:cs="Times New Roman"/>
        </w:rPr>
        <w:t>An industrial plant makes ammonia from nitrogen gas and hydrogen gas. The reaction is exothermic. The graph</w:t>
      </w:r>
      <w:r w:rsidR="009010B4">
        <w:rPr>
          <w:rFonts w:ascii="Times New Roman" w:hAnsi="Times New Roman" w:cs="Times New Roman"/>
        </w:rPr>
        <w:t>, not drawn to scale,</w:t>
      </w:r>
      <w:r w:rsidRPr="00986251">
        <w:rPr>
          <w:rFonts w:ascii="Times New Roman" w:hAnsi="Times New Roman" w:cs="Times New Roman"/>
        </w:rPr>
        <w:t xml:space="preserve"> shows the adjust</w:t>
      </w:r>
      <w:r w:rsidR="009010B4">
        <w:rPr>
          <w:rFonts w:ascii="Times New Roman" w:hAnsi="Times New Roman" w:cs="Times New Roman"/>
        </w:rPr>
        <w:t>ments made to increase the production</w:t>
      </w:r>
      <w:r w:rsidRPr="00986251">
        <w:rPr>
          <w:rFonts w:ascii="Times New Roman" w:hAnsi="Times New Roman" w:cs="Times New Roman"/>
        </w:rPr>
        <w:t xml:space="preserve"> of ammonia.</w:t>
      </w:r>
    </w:p>
    <w:p w14:paraId="5A5B80AD" w14:textId="6C0BBD0A" w:rsidR="00F857B5" w:rsidRDefault="00F857B5" w:rsidP="0054116A">
      <w:pPr>
        <w:tabs>
          <w:tab w:val="left" w:pos="1134"/>
        </w:tabs>
        <w:spacing w:after="0" w:line="240" w:lineRule="auto"/>
        <w:rPr>
          <w:rFonts w:ascii="Times New Roman" w:hAnsi="Times New Roman" w:cs="Times New Roman"/>
        </w:rPr>
      </w:pPr>
    </w:p>
    <w:p w14:paraId="4BB98C20" w14:textId="559BEEBC" w:rsidR="00986251" w:rsidRPr="00F857B5" w:rsidRDefault="00F857B5" w:rsidP="0054116A">
      <w:pPr>
        <w:tabs>
          <w:tab w:val="left" w:pos="1134"/>
        </w:tabs>
        <w:spacing w:after="0" w:line="240" w:lineRule="auto"/>
        <w:rPr>
          <w:rFonts w:ascii="Times New Roman" w:hAnsi="Times New Roman" w:cs="Times New Roman"/>
        </w:rPr>
      </w:pPr>
      <w:r w:rsidRPr="00F857B5">
        <w:rPr>
          <w:rFonts w:ascii="Times New Roman" w:hAnsi="Times New Roman" w:cs="Times New Roman"/>
        </w:rPr>
        <w:t xml:space="preserve">                                      N</w:t>
      </w:r>
      <w:r w:rsidRPr="00F857B5">
        <w:rPr>
          <w:rFonts w:ascii="Times New Roman" w:hAnsi="Times New Roman" w:cs="Times New Roman"/>
          <w:vertAlign w:val="subscript"/>
        </w:rPr>
        <w:t>2</w:t>
      </w:r>
      <w:r w:rsidRPr="00F857B5">
        <w:rPr>
          <w:rFonts w:ascii="Times New Roman" w:hAnsi="Times New Roman" w:cs="Times New Roman"/>
        </w:rPr>
        <w:t>(g)      +      3H</w:t>
      </w:r>
      <w:r w:rsidRPr="00F857B5">
        <w:rPr>
          <w:rFonts w:ascii="Times New Roman" w:hAnsi="Times New Roman" w:cs="Times New Roman"/>
          <w:vertAlign w:val="subscript"/>
        </w:rPr>
        <w:t>2</w:t>
      </w:r>
      <w:r w:rsidRPr="00F857B5">
        <w:rPr>
          <w:rFonts w:ascii="Times New Roman" w:hAnsi="Times New Roman" w:cs="Times New Roman"/>
        </w:rPr>
        <w:t xml:space="preserve">(g)      </w:t>
      </w:r>
      <m:oMath>
        <m:r>
          <w:rPr>
            <w:rFonts w:ascii="Cambria Math" w:hAnsi="Cambria Math" w:cs="Times New Roman"/>
          </w:rPr>
          <m:t>⇌</m:t>
        </m:r>
      </m:oMath>
      <w:r w:rsidR="004B0A44">
        <w:rPr>
          <w:rFonts w:ascii="Times New Roman" w:eastAsiaTheme="minorEastAsia" w:hAnsi="Times New Roman" w:cs="Times New Roman"/>
        </w:rPr>
        <w:t xml:space="preserve"> </w:t>
      </w:r>
      <w:r w:rsidRPr="00F857B5">
        <w:rPr>
          <w:rFonts w:ascii="Times New Roman" w:hAnsi="Times New Roman" w:cs="Times New Roman"/>
          <w:sz w:val="36"/>
          <w:szCs w:val="36"/>
        </w:rPr>
        <w:t xml:space="preserve">     </w:t>
      </w:r>
      <w:r w:rsidRPr="00F857B5">
        <w:rPr>
          <w:rFonts w:ascii="Times New Roman" w:hAnsi="Times New Roman" w:cs="Times New Roman"/>
        </w:rPr>
        <w:t xml:space="preserve"> 2NH</w:t>
      </w:r>
      <w:r w:rsidRPr="00F857B5">
        <w:rPr>
          <w:rFonts w:ascii="Times New Roman" w:hAnsi="Times New Roman" w:cs="Times New Roman"/>
          <w:vertAlign w:val="subscript"/>
        </w:rPr>
        <w:t>3</w:t>
      </w:r>
      <w:r w:rsidRPr="00F857B5">
        <w:rPr>
          <w:rFonts w:ascii="Times New Roman" w:hAnsi="Times New Roman" w:cs="Times New Roman"/>
        </w:rPr>
        <w:t>(g)           ∆H = –92 kJ mol</w:t>
      </w:r>
      <w:r w:rsidRPr="00F857B5">
        <w:rPr>
          <w:rFonts w:ascii="Times New Roman" w:hAnsi="Times New Roman" w:cs="Times New Roman"/>
          <w:vertAlign w:val="superscript"/>
        </w:rPr>
        <w:t>–1</w:t>
      </w:r>
    </w:p>
    <w:p w14:paraId="16916CA8" w14:textId="0AA5B455" w:rsidR="00986251" w:rsidRPr="00F857B5" w:rsidRDefault="00986251" w:rsidP="0054116A">
      <w:pPr>
        <w:tabs>
          <w:tab w:val="left" w:pos="1134"/>
        </w:tabs>
        <w:spacing w:after="0" w:line="240" w:lineRule="auto"/>
        <w:rPr>
          <w:rFonts w:ascii="Times New Roman" w:hAnsi="Times New Roman" w:cs="Times New Roman"/>
        </w:rPr>
      </w:pPr>
    </w:p>
    <w:p w14:paraId="1203C632" w14:textId="714F4024" w:rsidR="00986251" w:rsidRDefault="00986251" w:rsidP="0054116A">
      <w:pPr>
        <w:tabs>
          <w:tab w:val="left" w:pos="1134"/>
        </w:tabs>
        <w:spacing w:after="0" w:line="240" w:lineRule="auto"/>
        <w:rPr>
          <w:rFonts w:ascii="Times New Roman" w:hAnsi="Times New Roman" w:cs="Times New Roman"/>
        </w:rPr>
      </w:pPr>
      <w:r>
        <w:rPr>
          <w:noProof/>
          <w:lang w:eastAsia="en-AU"/>
        </w:rPr>
        <w:drawing>
          <wp:inline distT="0" distB="0" distL="0" distR="0" wp14:anchorId="085C9314" wp14:editId="4AF38EA9">
            <wp:extent cx="5365750" cy="2346995"/>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0069" cy="2348884"/>
                    </a:xfrm>
                    <a:prstGeom prst="rect">
                      <a:avLst/>
                    </a:prstGeom>
                  </pic:spPr>
                </pic:pic>
              </a:graphicData>
            </a:graphic>
          </wp:inline>
        </w:drawing>
      </w:r>
    </w:p>
    <w:p w14:paraId="14E70F01" w14:textId="6D1F48A0" w:rsidR="00986251" w:rsidRDefault="00986251" w:rsidP="0054116A">
      <w:pPr>
        <w:tabs>
          <w:tab w:val="left" w:pos="1134"/>
        </w:tabs>
        <w:spacing w:after="0" w:line="240" w:lineRule="auto"/>
        <w:rPr>
          <w:rFonts w:ascii="Times New Roman" w:hAnsi="Times New Roman" w:cs="Times New Roman"/>
        </w:rPr>
      </w:pPr>
    </w:p>
    <w:p w14:paraId="6432137D" w14:textId="4BF6CB12" w:rsidR="00986251" w:rsidRDefault="00F857B5" w:rsidP="00F857B5">
      <w:pPr>
        <w:pStyle w:val="ListParagraph"/>
        <w:numPr>
          <w:ilvl w:val="0"/>
          <w:numId w:val="17"/>
        </w:numPr>
        <w:tabs>
          <w:tab w:val="left" w:pos="1134"/>
        </w:tabs>
        <w:spacing w:after="0" w:line="240" w:lineRule="auto"/>
        <w:rPr>
          <w:rFonts w:ascii="Times New Roman" w:hAnsi="Times New Roman" w:cs="Times New Roman"/>
        </w:rPr>
      </w:pPr>
      <w:r>
        <w:rPr>
          <w:rFonts w:ascii="Times New Roman" w:hAnsi="Times New Roman" w:cs="Times New Roman"/>
        </w:rPr>
        <w:t xml:space="preserve">Complete the table to </w:t>
      </w:r>
      <w:r w:rsidR="00374F48">
        <w:rPr>
          <w:rFonts w:ascii="Times New Roman" w:hAnsi="Times New Roman" w:cs="Times New Roman"/>
        </w:rPr>
        <w:t>identify what possible changes occurred</w:t>
      </w:r>
      <w:r>
        <w:rPr>
          <w:rFonts w:ascii="Times New Roman" w:hAnsi="Times New Roman" w:cs="Times New Roman"/>
        </w:rPr>
        <w:t xml:space="preserve"> at times t</w:t>
      </w:r>
      <w:r w:rsidRPr="00F857B5">
        <w:rPr>
          <w:rFonts w:ascii="Times New Roman" w:hAnsi="Times New Roman" w:cs="Times New Roman"/>
          <w:vertAlign w:val="subscript"/>
        </w:rPr>
        <w:t>1</w:t>
      </w:r>
      <w:r>
        <w:rPr>
          <w:rFonts w:ascii="Times New Roman" w:hAnsi="Times New Roman" w:cs="Times New Roman"/>
        </w:rPr>
        <w:t>, t</w:t>
      </w:r>
      <w:r w:rsidRPr="00F857B5">
        <w:rPr>
          <w:rFonts w:ascii="Times New Roman" w:hAnsi="Times New Roman" w:cs="Times New Roman"/>
          <w:vertAlign w:val="subscript"/>
        </w:rPr>
        <w:t>2</w:t>
      </w:r>
      <w:r>
        <w:rPr>
          <w:rFonts w:ascii="Times New Roman" w:hAnsi="Times New Roman" w:cs="Times New Roman"/>
        </w:rPr>
        <w:t xml:space="preserve"> and t</w:t>
      </w:r>
      <w:r w:rsidRPr="00F857B5">
        <w:rPr>
          <w:rFonts w:ascii="Times New Roman" w:hAnsi="Times New Roman" w:cs="Times New Roman"/>
          <w:vertAlign w:val="subscript"/>
        </w:rPr>
        <w:t>3</w:t>
      </w:r>
      <w:r>
        <w:rPr>
          <w:rFonts w:ascii="Times New Roman" w:hAnsi="Times New Roman" w:cs="Times New Roman"/>
        </w:rPr>
        <w:t>.</w:t>
      </w:r>
      <w:r w:rsidR="00CF33F8">
        <w:rPr>
          <w:rFonts w:ascii="Times New Roman" w:hAnsi="Times New Roman" w:cs="Times New Roman"/>
        </w:rPr>
        <w:t xml:space="preserve">  (3 marks)</w:t>
      </w:r>
    </w:p>
    <w:p w14:paraId="3255AE73" w14:textId="51BC1743" w:rsidR="00F857B5" w:rsidRDefault="00F857B5" w:rsidP="00F857B5">
      <w:pPr>
        <w:tabs>
          <w:tab w:val="left" w:pos="1134"/>
        </w:tabs>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705"/>
        <w:gridCol w:w="8221"/>
      </w:tblGrid>
      <w:tr w:rsidR="00374F48" w14:paraId="63127793" w14:textId="77777777" w:rsidTr="00374F48">
        <w:tc>
          <w:tcPr>
            <w:tcW w:w="705" w:type="dxa"/>
          </w:tcPr>
          <w:p w14:paraId="2C443203" w14:textId="00B50F02" w:rsidR="00374F48" w:rsidRPr="00F857B5" w:rsidRDefault="00374F48" w:rsidP="00F857B5">
            <w:pPr>
              <w:tabs>
                <w:tab w:val="left" w:pos="1134"/>
              </w:tabs>
              <w:spacing w:line="360" w:lineRule="auto"/>
              <w:rPr>
                <w:rFonts w:ascii="Times New Roman" w:hAnsi="Times New Roman" w:cs="Times New Roman"/>
                <w:b/>
              </w:rPr>
            </w:pPr>
            <w:r w:rsidRPr="00F857B5">
              <w:rPr>
                <w:rFonts w:ascii="Times New Roman" w:hAnsi="Times New Roman" w:cs="Times New Roman"/>
                <w:b/>
              </w:rPr>
              <w:t xml:space="preserve">Time </w:t>
            </w:r>
          </w:p>
        </w:tc>
        <w:tc>
          <w:tcPr>
            <w:tcW w:w="8221" w:type="dxa"/>
          </w:tcPr>
          <w:p w14:paraId="4F3F6698" w14:textId="3103B452" w:rsidR="00374F48" w:rsidRPr="00F857B5" w:rsidRDefault="00374F48" w:rsidP="00F857B5">
            <w:pPr>
              <w:tabs>
                <w:tab w:val="left" w:pos="1134"/>
              </w:tabs>
              <w:spacing w:line="360" w:lineRule="auto"/>
              <w:jc w:val="center"/>
              <w:rPr>
                <w:rFonts w:ascii="Times New Roman" w:hAnsi="Times New Roman" w:cs="Times New Roman"/>
                <w:b/>
              </w:rPr>
            </w:pPr>
            <w:r w:rsidRPr="00F857B5">
              <w:rPr>
                <w:rFonts w:ascii="Times New Roman" w:hAnsi="Times New Roman" w:cs="Times New Roman"/>
                <w:b/>
              </w:rPr>
              <w:t>C</w:t>
            </w:r>
            <w:r>
              <w:rPr>
                <w:rFonts w:ascii="Times New Roman" w:hAnsi="Times New Roman" w:cs="Times New Roman"/>
                <w:b/>
              </w:rPr>
              <w:t>ause for change</w:t>
            </w:r>
          </w:p>
        </w:tc>
      </w:tr>
      <w:tr w:rsidR="00374F48" w14:paraId="1BA163D2" w14:textId="77777777" w:rsidTr="00374F48">
        <w:tc>
          <w:tcPr>
            <w:tcW w:w="705" w:type="dxa"/>
          </w:tcPr>
          <w:p w14:paraId="5682320B" w14:textId="5CCA2405" w:rsidR="00374F48" w:rsidRPr="00F857B5" w:rsidRDefault="00374F48" w:rsidP="00F857B5">
            <w:pPr>
              <w:tabs>
                <w:tab w:val="left" w:pos="1134"/>
              </w:tabs>
              <w:spacing w:line="720" w:lineRule="auto"/>
              <w:jc w:val="center"/>
              <w:rPr>
                <w:rFonts w:ascii="Times New Roman" w:hAnsi="Times New Roman" w:cs="Times New Roman"/>
                <w:b/>
              </w:rPr>
            </w:pPr>
            <w:r w:rsidRPr="00F857B5">
              <w:rPr>
                <w:rFonts w:ascii="Times New Roman" w:hAnsi="Times New Roman" w:cs="Times New Roman"/>
                <w:b/>
              </w:rPr>
              <w:lastRenderedPageBreak/>
              <w:t>t</w:t>
            </w:r>
            <w:r w:rsidRPr="00F857B5">
              <w:rPr>
                <w:rFonts w:ascii="Times New Roman" w:hAnsi="Times New Roman" w:cs="Times New Roman"/>
                <w:b/>
                <w:vertAlign w:val="subscript"/>
              </w:rPr>
              <w:t>1</w:t>
            </w:r>
          </w:p>
        </w:tc>
        <w:tc>
          <w:tcPr>
            <w:tcW w:w="8221" w:type="dxa"/>
          </w:tcPr>
          <w:p w14:paraId="5BC6C28F" w14:textId="565CDD79" w:rsidR="00374F48" w:rsidRPr="00D817DA" w:rsidRDefault="00297CBC" w:rsidP="00F857B5">
            <w:pPr>
              <w:tabs>
                <w:tab w:val="left" w:pos="1134"/>
              </w:tabs>
              <w:spacing w:line="720" w:lineRule="auto"/>
              <w:rPr>
                <w:rFonts w:ascii="Times New Roman" w:hAnsi="Times New Roman" w:cs="Times New Roman"/>
                <w:b/>
              </w:rPr>
            </w:pPr>
            <w:ins w:id="512" w:author="DIPLARIS, Martha" w:date="2020-06-09T06:18:00Z">
              <w:r w:rsidRPr="00D817DA">
                <w:rPr>
                  <w:rFonts w:ascii="Times New Roman" w:hAnsi="Times New Roman" w:cs="Times New Roman"/>
                  <w:b/>
                  <w:color w:val="C00000"/>
                </w:rPr>
                <w:t>Addition of N</w:t>
              </w:r>
              <w:r w:rsidRPr="00297CBC">
                <w:rPr>
                  <w:rFonts w:ascii="Times New Roman" w:hAnsi="Times New Roman" w:cs="Times New Roman"/>
                  <w:b/>
                  <w:color w:val="C00000"/>
                  <w:vertAlign w:val="subscript"/>
                  <w:rPrChange w:id="513" w:author="DIPLARIS, Martha" w:date="2020-06-09T06:18:00Z">
                    <w:rPr>
                      <w:rFonts w:ascii="Times New Roman" w:hAnsi="Times New Roman" w:cs="Times New Roman"/>
                      <w:b/>
                      <w:color w:val="C00000"/>
                    </w:rPr>
                  </w:rPrChange>
                </w:rPr>
                <w:t>2</w:t>
              </w:r>
              <w:r w:rsidRPr="00D817DA">
                <w:rPr>
                  <w:rFonts w:ascii="Times New Roman" w:hAnsi="Times New Roman" w:cs="Times New Roman"/>
                  <w:b/>
                  <w:color w:val="C00000"/>
                </w:rPr>
                <w:t>(g)</w:t>
              </w:r>
              <w:r>
                <w:rPr>
                  <w:rFonts w:ascii="Times New Roman" w:hAnsi="Times New Roman" w:cs="Times New Roman"/>
                  <w:b/>
                  <w:color w:val="C00000"/>
                </w:rPr>
                <w:t xml:space="preserve">   (state not required)</w:t>
              </w:r>
            </w:ins>
          </w:p>
        </w:tc>
      </w:tr>
      <w:tr w:rsidR="00374F48" w14:paraId="7C718150" w14:textId="77777777" w:rsidTr="00374F48">
        <w:tc>
          <w:tcPr>
            <w:tcW w:w="705" w:type="dxa"/>
          </w:tcPr>
          <w:p w14:paraId="197F1FC5" w14:textId="2E605B2A" w:rsidR="00374F48" w:rsidRPr="00F857B5" w:rsidRDefault="00374F48" w:rsidP="00F857B5">
            <w:pPr>
              <w:tabs>
                <w:tab w:val="left" w:pos="1134"/>
              </w:tabs>
              <w:spacing w:line="720" w:lineRule="auto"/>
              <w:jc w:val="center"/>
              <w:rPr>
                <w:rFonts w:ascii="Times New Roman" w:hAnsi="Times New Roman" w:cs="Times New Roman"/>
                <w:b/>
              </w:rPr>
            </w:pPr>
            <w:r w:rsidRPr="00F857B5">
              <w:rPr>
                <w:rFonts w:ascii="Times New Roman" w:hAnsi="Times New Roman" w:cs="Times New Roman"/>
                <w:b/>
              </w:rPr>
              <w:t>t</w:t>
            </w:r>
            <w:r w:rsidRPr="00F857B5">
              <w:rPr>
                <w:rFonts w:ascii="Times New Roman" w:hAnsi="Times New Roman" w:cs="Times New Roman"/>
                <w:b/>
                <w:vertAlign w:val="subscript"/>
              </w:rPr>
              <w:t>2</w:t>
            </w:r>
          </w:p>
        </w:tc>
        <w:tc>
          <w:tcPr>
            <w:tcW w:w="8221" w:type="dxa"/>
          </w:tcPr>
          <w:p w14:paraId="3CF2900C" w14:textId="6B77A2D7" w:rsidR="00374F48" w:rsidRPr="00D817DA" w:rsidRDefault="00297CBC" w:rsidP="00CF33F8">
            <w:pPr>
              <w:tabs>
                <w:tab w:val="left" w:pos="1134"/>
              </w:tabs>
              <w:rPr>
                <w:rFonts w:ascii="Times New Roman" w:hAnsi="Times New Roman" w:cs="Times New Roman"/>
              </w:rPr>
            </w:pPr>
            <w:ins w:id="514" w:author="DIPLARIS, Martha" w:date="2020-06-09T06:18:00Z">
              <w:r w:rsidRPr="00D817DA">
                <w:rPr>
                  <w:rFonts w:ascii="Times New Roman" w:hAnsi="Times New Roman" w:cs="Times New Roman"/>
                  <w:b/>
                  <w:color w:val="C00000"/>
                </w:rPr>
                <w:t>decrease in volume</w:t>
              </w:r>
              <w:r w:rsidRPr="00D817DA">
                <w:rPr>
                  <w:rFonts w:ascii="Times New Roman" w:hAnsi="Times New Roman" w:cs="Times New Roman"/>
                  <w:color w:val="C00000"/>
                </w:rPr>
                <w:t xml:space="preserve"> of the reaction vessel which will produce an increase in pressure on the system</w:t>
              </w:r>
            </w:ins>
          </w:p>
        </w:tc>
      </w:tr>
      <w:tr w:rsidR="00374F48" w14:paraId="26EBE89A" w14:textId="77777777" w:rsidTr="00374F48">
        <w:tc>
          <w:tcPr>
            <w:tcW w:w="705" w:type="dxa"/>
          </w:tcPr>
          <w:p w14:paraId="297AE5F5" w14:textId="04FCBEF8" w:rsidR="00374F48" w:rsidRPr="00F857B5" w:rsidRDefault="00374F48" w:rsidP="00F857B5">
            <w:pPr>
              <w:tabs>
                <w:tab w:val="left" w:pos="1134"/>
              </w:tabs>
              <w:spacing w:line="720" w:lineRule="auto"/>
              <w:jc w:val="center"/>
              <w:rPr>
                <w:rFonts w:ascii="Times New Roman" w:hAnsi="Times New Roman" w:cs="Times New Roman"/>
                <w:b/>
              </w:rPr>
            </w:pPr>
            <w:r w:rsidRPr="00F857B5">
              <w:rPr>
                <w:rFonts w:ascii="Times New Roman" w:hAnsi="Times New Roman" w:cs="Times New Roman"/>
                <w:b/>
              </w:rPr>
              <w:t>t</w:t>
            </w:r>
            <w:r w:rsidRPr="00F857B5">
              <w:rPr>
                <w:rFonts w:ascii="Times New Roman" w:hAnsi="Times New Roman" w:cs="Times New Roman"/>
                <w:b/>
                <w:vertAlign w:val="subscript"/>
              </w:rPr>
              <w:t>3</w:t>
            </w:r>
          </w:p>
        </w:tc>
        <w:tc>
          <w:tcPr>
            <w:tcW w:w="8221" w:type="dxa"/>
          </w:tcPr>
          <w:p w14:paraId="6AD4A046" w14:textId="01394CDA" w:rsidR="00374F48" w:rsidRPr="00374F48" w:rsidRDefault="00297CBC" w:rsidP="00F857B5">
            <w:pPr>
              <w:tabs>
                <w:tab w:val="left" w:pos="1134"/>
              </w:tabs>
              <w:spacing w:line="720" w:lineRule="auto"/>
              <w:rPr>
                <w:rFonts w:ascii="Times New Roman" w:hAnsi="Times New Roman" w:cs="Times New Roman"/>
                <w:b/>
              </w:rPr>
            </w:pPr>
            <w:ins w:id="515" w:author="DIPLARIS, Martha" w:date="2020-06-09T06:18:00Z">
              <w:r w:rsidRPr="00374F48">
                <w:rPr>
                  <w:rFonts w:ascii="Times New Roman" w:hAnsi="Times New Roman" w:cs="Times New Roman"/>
                  <w:b/>
                  <w:color w:val="C00000"/>
                </w:rPr>
                <w:t>Increase in temperature</w:t>
              </w:r>
            </w:ins>
          </w:p>
        </w:tc>
      </w:tr>
    </w:tbl>
    <w:p w14:paraId="37D54D7E" w14:textId="6F9F4FD8" w:rsidR="00F857B5" w:rsidRDefault="00F857B5" w:rsidP="00F857B5">
      <w:pPr>
        <w:tabs>
          <w:tab w:val="left" w:pos="1134"/>
        </w:tabs>
        <w:spacing w:after="0" w:line="240" w:lineRule="auto"/>
        <w:rPr>
          <w:rFonts w:ascii="Times New Roman" w:hAnsi="Times New Roman" w:cs="Times New Roman"/>
        </w:rPr>
      </w:pPr>
    </w:p>
    <w:p w14:paraId="4DC70708" w14:textId="5EA58FF3" w:rsidR="00F857B5" w:rsidRDefault="00F857B5" w:rsidP="00F857B5">
      <w:pPr>
        <w:tabs>
          <w:tab w:val="left" w:pos="1134"/>
        </w:tabs>
        <w:spacing w:after="0" w:line="240" w:lineRule="auto"/>
        <w:rPr>
          <w:rFonts w:ascii="Times New Roman" w:hAnsi="Times New Roman" w:cs="Times New Roman"/>
        </w:rPr>
      </w:pPr>
    </w:p>
    <w:p w14:paraId="10903BFD" w14:textId="73BF05F2" w:rsidR="00F857B5" w:rsidRDefault="00CF33F8" w:rsidP="00CF33F8">
      <w:pPr>
        <w:pStyle w:val="ListParagraph"/>
        <w:numPr>
          <w:ilvl w:val="0"/>
          <w:numId w:val="17"/>
        </w:numPr>
        <w:tabs>
          <w:tab w:val="left" w:pos="1134"/>
        </w:tabs>
        <w:spacing w:after="0" w:line="240" w:lineRule="auto"/>
        <w:rPr>
          <w:rFonts w:ascii="Times New Roman" w:hAnsi="Times New Roman" w:cs="Times New Roman"/>
        </w:rPr>
      </w:pPr>
      <w:r>
        <w:rPr>
          <w:rFonts w:ascii="Times New Roman" w:hAnsi="Times New Roman" w:cs="Times New Roman"/>
        </w:rPr>
        <w:t>Use Le Chatelier’s Principle to e</w:t>
      </w:r>
      <w:r w:rsidR="00BB2C66">
        <w:rPr>
          <w:rFonts w:ascii="Times New Roman" w:hAnsi="Times New Roman" w:cs="Times New Roman"/>
        </w:rPr>
        <w:t>xplain the cause for the change</w:t>
      </w:r>
      <w:r>
        <w:rPr>
          <w:rFonts w:ascii="Times New Roman" w:hAnsi="Times New Roman" w:cs="Times New Roman"/>
        </w:rPr>
        <w:t xml:space="preserve"> in</w:t>
      </w:r>
      <w:r w:rsidR="00D817DA">
        <w:rPr>
          <w:rFonts w:ascii="Times New Roman" w:hAnsi="Times New Roman" w:cs="Times New Roman"/>
        </w:rPr>
        <w:t xml:space="preserve"> the graph at </w:t>
      </w:r>
      <w:r w:rsidR="00D817DA" w:rsidRPr="00D817DA">
        <w:rPr>
          <w:rFonts w:ascii="Times New Roman" w:hAnsi="Times New Roman" w:cs="Times New Roman"/>
          <w:b/>
        </w:rPr>
        <w:t>one</w:t>
      </w:r>
      <w:r w:rsidR="00D817DA">
        <w:rPr>
          <w:rFonts w:ascii="Times New Roman" w:hAnsi="Times New Roman" w:cs="Times New Roman"/>
        </w:rPr>
        <w:t xml:space="preserve"> of the times.(t</w:t>
      </w:r>
      <w:r w:rsidR="00D817DA" w:rsidRPr="00D817DA">
        <w:rPr>
          <w:rFonts w:ascii="Times New Roman" w:hAnsi="Times New Roman" w:cs="Times New Roman"/>
          <w:vertAlign w:val="subscript"/>
        </w:rPr>
        <w:t>1</w:t>
      </w:r>
      <w:r w:rsidR="009010B4">
        <w:rPr>
          <w:rFonts w:ascii="Times New Roman" w:hAnsi="Times New Roman" w:cs="Times New Roman"/>
        </w:rPr>
        <w:t xml:space="preserve"> or </w:t>
      </w:r>
      <w:r w:rsidR="00D817DA">
        <w:rPr>
          <w:rFonts w:ascii="Times New Roman" w:hAnsi="Times New Roman" w:cs="Times New Roman"/>
        </w:rPr>
        <w:t>t</w:t>
      </w:r>
      <w:r w:rsidR="00D817DA" w:rsidRPr="00D817DA">
        <w:rPr>
          <w:rFonts w:ascii="Times New Roman" w:hAnsi="Times New Roman" w:cs="Times New Roman"/>
          <w:vertAlign w:val="subscript"/>
        </w:rPr>
        <w:t>2</w:t>
      </w:r>
      <w:r w:rsidR="00D817DA">
        <w:rPr>
          <w:rFonts w:ascii="Times New Roman" w:hAnsi="Times New Roman" w:cs="Times New Roman"/>
        </w:rPr>
        <w:t>)</w:t>
      </w:r>
    </w:p>
    <w:p w14:paraId="3291DA3B" w14:textId="580D8641" w:rsidR="00CF33F8" w:rsidRDefault="00CF33F8" w:rsidP="00CF33F8">
      <w:pPr>
        <w:pStyle w:val="ListParagraph"/>
        <w:tabs>
          <w:tab w:val="left" w:pos="1134"/>
        </w:tabs>
        <w:spacing w:after="0" w:line="240" w:lineRule="auto"/>
        <w:rPr>
          <w:rFonts w:ascii="Times New Roman" w:hAnsi="Times New Roman" w:cs="Times New Roman"/>
        </w:rPr>
      </w:pPr>
    </w:p>
    <w:p w14:paraId="4F958704" w14:textId="5359B562" w:rsidR="00CF33F8" w:rsidRPr="00BB2C66" w:rsidRDefault="00BB2C66" w:rsidP="00BB2C66">
      <w:pPr>
        <w:tabs>
          <w:tab w:val="left" w:pos="1134"/>
        </w:tabs>
        <w:spacing w:after="0" w:line="240" w:lineRule="auto"/>
        <w:rPr>
          <w:rFonts w:ascii="Times New Roman" w:hAnsi="Times New Roman" w:cs="Times New Roman"/>
        </w:rPr>
      </w:pPr>
      <w:r>
        <w:rPr>
          <w:rFonts w:ascii="Times New Roman" w:hAnsi="Times New Roman" w:cs="Times New Roman"/>
        </w:rPr>
        <w:t xml:space="preserve">            </w:t>
      </w:r>
      <w:r w:rsidR="00CF33F8" w:rsidRPr="00BB2C66">
        <w:rPr>
          <w:rFonts w:ascii="Times New Roman" w:hAnsi="Times New Roman" w:cs="Times New Roman"/>
        </w:rPr>
        <w:t>State the section of the graph</w:t>
      </w:r>
      <w:r w:rsidRPr="00BB2C66">
        <w:rPr>
          <w:rFonts w:ascii="Times New Roman" w:hAnsi="Times New Roman" w:cs="Times New Roman"/>
        </w:rPr>
        <w:t>, t</w:t>
      </w:r>
      <w:r w:rsidRPr="00BB2C66">
        <w:rPr>
          <w:rFonts w:ascii="Times New Roman" w:hAnsi="Times New Roman" w:cs="Times New Roman"/>
          <w:vertAlign w:val="subscript"/>
        </w:rPr>
        <w:t>1</w:t>
      </w:r>
      <w:r w:rsidR="009010B4">
        <w:rPr>
          <w:rFonts w:ascii="Times New Roman" w:hAnsi="Times New Roman" w:cs="Times New Roman"/>
        </w:rPr>
        <w:t xml:space="preserve"> or </w:t>
      </w:r>
      <w:r w:rsidRPr="00BB2C66">
        <w:rPr>
          <w:rFonts w:ascii="Times New Roman" w:hAnsi="Times New Roman" w:cs="Times New Roman"/>
        </w:rPr>
        <w:t>t</w:t>
      </w:r>
      <w:r w:rsidRPr="00BB2C66">
        <w:rPr>
          <w:rFonts w:ascii="Times New Roman" w:hAnsi="Times New Roman" w:cs="Times New Roman"/>
          <w:vertAlign w:val="subscript"/>
        </w:rPr>
        <w:t>2</w:t>
      </w:r>
      <w:r w:rsidRPr="00BB2C66">
        <w:rPr>
          <w:rFonts w:ascii="Times New Roman" w:hAnsi="Times New Roman" w:cs="Times New Roman"/>
        </w:rPr>
        <w:t xml:space="preserve"> </w:t>
      </w:r>
      <w:r w:rsidR="00CF33F8" w:rsidRPr="00BB2C66">
        <w:rPr>
          <w:rFonts w:ascii="Times New Roman" w:hAnsi="Times New Roman" w:cs="Times New Roman"/>
        </w:rPr>
        <w:t xml:space="preserve">you </w:t>
      </w:r>
      <w:r>
        <w:rPr>
          <w:rFonts w:ascii="Times New Roman" w:hAnsi="Times New Roman" w:cs="Times New Roman"/>
        </w:rPr>
        <w:t>will use to explain the change in your answer.</w:t>
      </w:r>
      <w:r w:rsidRPr="00BB2C66">
        <w:rPr>
          <w:rFonts w:ascii="Times New Roman" w:hAnsi="Times New Roman" w:cs="Times New Roman"/>
        </w:rPr>
        <w:t xml:space="preserve">  </w:t>
      </w:r>
      <w:r w:rsidR="00690798" w:rsidRPr="00BB2C66">
        <w:rPr>
          <w:rFonts w:ascii="Times New Roman" w:hAnsi="Times New Roman" w:cs="Times New Roman"/>
        </w:rPr>
        <w:t xml:space="preserve">   </w:t>
      </w:r>
    </w:p>
    <w:p w14:paraId="5BD8C8C8" w14:textId="795F6BD0" w:rsidR="00CF33F8" w:rsidRDefault="00BB2C66" w:rsidP="00BB2C66">
      <w:pPr>
        <w:tabs>
          <w:tab w:val="left" w:pos="1134"/>
        </w:tabs>
        <w:spacing w:after="0" w:line="240" w:lineRule="auto"/>
        <w:rPr>
          <w:rFonts w:ascii="Times New Roman" w:hAnsi="Times New Roman" w:cs="Times New Roman"/>
        </w:rPr>
      </w:pPr>
      <w:r>
        <w:rPr>
          <w:rFonts w:ascii="Times New Roman" w:hAnsi="Times New Roman" w:cs="Times New Roman"/>
        </w:rPr>
        <w:t xml:space="preserve">                                                                                                                          </w:t>
      </w:r>
      <w:r w:rsidR="00624E97">
        <w:rPr>
          <w:rFonts w:ascii="Times New Roman" w:hAnsi="Times New Roman" w:cs="Times New Roman"/>
        </w:rPr>
        <w:t xml:space="preserve">                        </w:t>
      </w:r>
      <w:r w:rsidR="00690798" w:rsidRPr="00BB2C66">
        <w:rPr>
          <w:rFonts w:ascii="Times New Roman" w:hAnsi="Times New Roman" w:cs="Times New Roman"/>
        </w:rPr>
        <w:t xml:space="preserve">  </w:t>
      </w:r>
      <w:r w:rsidR="00624E97">
        <w:rPr>
          <w:rFonts w:ascii="Times New Roman" w:hAnsi="Times New Roman" w:cs="Times New Roman"/>
        </w:rPr>
        <w:t>(</w:t>
      </w:r>
      <w:r w:rsidR="00690798" w:rsidRPr="00BB2C66">
        <w:rPr>
          <w:rFonts w:ascii="Times New Roman" w:hAnsi="Times New Roman" w:cs="Times New Roman"/>
        </w:rPr>
        <w:t>2 marks</w:t>
      </w:r>
      <w:r w:rsidR="00624E97">
        <w:rPr>
          <w:rFonts w:ascii="Times New Roman" w:hAnsi="Times New Roman" w:cs="Times New Roman"/>
        </w:rPr>
        <w:t>)</w:t>
      </w:r>
    </w:p>
    <w:p w14:paraId="6B21598F" w14:textId="71DD7477" w:rsidR="00DB6B5F" w:rsidRPr="00BB2C66" w:rsidRDefault="00DB6B5F" w:rsidP="00BB2C66">
      <w:pPr>
        <w:tabs>
          <w:tab w:val="left" w:pos="1134"/>
        </w:tabs>
        <w:spacing w:after="0" w:line="240" w:lineRule="auto"/>
        <w:rPr>
          <w:rFonts w:ascii="Times New Roman" w:hAnsi="Times New Roman" w:cs="Times New Roman"/>
        </w:rPr>
      </w:pPr>
      <w:r>
        <w:rPr>
          <w:rFonts w:ascii="Times New Roman" w:hAnsi="Times New Roman" w:cs="Times New Roman"/>
        </w:rPr>
        <w:t>Section of graph:</w:t>
      </w:r>
    </w:p>
    <w:p w14:paraId="21B7F083" w14:textId="77777777" w:rsidR="00CF33F8" w:rsidRDefault="00CF33F8" w:rsidP="00CF33F8">
      <w:pPr>
        <w:pStyle w:val="ListParagraph"/>
        <w:tabs>
          <w:tab w:val="left" w:pos="1134"/>
        </w:tabs>
        <w:spacing w:after="0" w:line="240" w:lineRule="auto"/>
        <w:ind w:left="1440"/>
        <w:rPr>
          <w:rFonts w:ascii="Times New Roman" w:hAnsi="Times New Roman" w:cs="Times New Roman"/>
        </w:rPr>
      </w:pPr>
    </w:p>
    <w:p w14:paraId="2682B7B7" w14:textId="5A9767D4" w:rsidR="00CF33F8" w:rsidRDefault="00CF33F8" w:rsidP="00CF33F8">
      <w:pPr>
        <w:pStyle w:val="ListParagraph"/>
        <w:tabs>
          <w:tab w:val="left" w:pos="1134"/>
        </w:tabs>
        <w:spacing w:after="0" w:line="240" w:lineRule="auto"/>
        <w:ind w:left="1440"/>
        <w:rPr>
          <w:rFonts w:ascii="Times New Roman" w:hAnsi="Times New Roman" w:cs="Times New Roman"/>
        </w:rPr>
      </w:pPr>
    </w:p>
    <w:tbl>
      <w:tblPr>
        <w:tblStyle w:val="TableGrid"/>
        <w:tblW w:w="9072" w:type="dxa"/>
        <w:tblInd w:w="-5" w:type="dxa"/>
        <w:tblBorders>
          <w:left w:val="none" w:sz="0" w:space="0" w:color="auto"/>
          <w:right w:val="none" w:sz="0" w:space="0" w:color="auto"/>
        </w:tblBorders>
        <w:tblLook w:val="04A0" w:firstRow="1" w:lastRow="0" w:firstColumn="1" w:lastColumn="0" w:noHBand="0" w:noVBand="1"/>
      </w:tblPr>
      <w:tblGrid>
        <w:gridCol w:w="9072"/>
      </w:tblGrid>
      <w:tr w:rsidR="00CF33F8" w14:paraId="14635390" w14:textId="77777777" w:rsidTr="00CF33F8">
        <w:tc>
          <w:tcPr>
            <w:tcW w:w="9072" w:type="dxa"/>
          </w:tcPr>
          <w:p w14:paraId="50036C46" w14:textId="77777777" w:rsidR="00DB6B5F" w:rsidRDefault="00DB6B5F" w:rsidP="00CF33F8">
            <w:pPr>
              <w:pStyle w:val="ListParagraph"/>
              <w:tabs>
                <w:tab w:val="left" w:pos="1134"/>
              </w:tabs>
              <w:spacing w:line="480" w:lineRule="auto"/>
              <w:ind w:left="0"/>
              <w:rPr>
                <w:rFonts w:ascii="Times New Roman" w:hAnsi="Times New Roman" w:cs="Times New Roman"/>
              </w:rPr>
            </w:pPr>
          </w:p>
          <w:p w14:paraId="40839E79" w14:textId="2FEDC74C" w:rsidR="00CF33F8" w:rsidRDefault="00DB6B5F" w:rsidP="00CF33F8">
            <w:pPr>
              <w:pStyle w:val="ListParagraph"/>
              <w:tabs>
                <w:tab w:val="left" w:pos="1134"/>
              </w:tabs>
              <w:spacing w:line="480" w:lineRule="auto"/>
              <w:ind w:left="0"/>
              <w:rPr>
                <w:rFonts w:ascii="Times New Roman" w:hAnsi="Times New Roman" w:cs="Times New Roman"/>
              </w:rPr>
            </w:pPr>
            <w:r>
              <w:rPr>
                <w:rFonts w:ascii="Times New Roman" w:hAnsi="Times New Roman" w:cs="Times New Roman"/>
              </w:rPr>
              <w:t>Explanation:</w:t>
            </w:r>
          </w:p>
        </w:tc>
      </w:tr>
      <w:tr w:rsidR="00CF33F8" w:rsidDel="00297CBC" w14:paraId="52015AD2" w14:textId="04AEB831" w:rsidTr="00CF33F8">
        <w:trPr>
          <w:del w:id="516" w:author="DIPLARIS, Martha" w:date="2020-06-09T06:19:00Z"/>
        </w:trPr>
        <w:tc>
          <w:tcPr>
            <w:tcW w:w="9072" w:type="dxa"/>
          </w:tcPr>
          <w:p w14:paraId="4189795A" w14:textId="02DD73C3" w:rsidR="00CF33F8" w:rsidDel="00297CBC" w:rsidRDefault="00CF33F8" w:rsidP="00CF33F8">
            <w:pPr>
              <w:pStyle w:val="ListParagraph"/>
              <w:tabs>
                <w:tab w:val="left" w:pos="1134"/>
              </w:tabs>
              <w:spacing w:line="480" w:lineRule="auto"/>
              <w:ind w:left="0"/>
              <w:rPr>
                <w:del w:id="517" w:author="DIPLARIS, Martha" w:date="2020-06-09T06:19:00Z"/>
                <w:rFonts w:ascii="Times New Roman" w:hAnsi="Times New Roman" w:cs="Times New Roman"/>
              </w:rPr>
            </w:pPr>
          </w:p>
        </w:tc>
      </w:tr>
      <w:tr w:rsidR="00CF33F8" w:rsidDel="00297CBC" w14:paraId="15F06223" w14:textId="5BB21E5B" w:rsidTr="00CF33F8">
        <w:trPr>
          <w:del w:id="518" w:author="DIPLARIS, Martha" w:date="2020-06-09T06:19:00Z"/>
        </w:trPr>
        <w:tc>
          <w:tcPr>
            <w:tcW w:w="9072" w:type="dxa"/>
          </w:tcPr>
          <w:p w14:paraId="1905FE10" w14:textId="3DDCD3B2" w:rsidR="00CF33F8" w:rsidDel="00297CBC" w:rsidRDefault="00CF33F8" w:rsidP="00CF33F8">
            <w:pPr>
              <w:pStyle w:val="ListParagraph"/>
              <w:tabs>
                <w:tab w:val="left" w:pos="1134"/>
              </w:tabs>
              <w:spacing w:line="480" w:lineRule="auto"/>
              <w:ind w:left="0"/>
              <w:rPr>
                <w:del w:id="519" w:author="DIPLARIS, Martha" w:date="2020-06-09T06:19:00Z"/>
                <w:rFonts w:ascii="Times New Roman" w:hAnsi="Times New Roman" w:cs="Times New Roman"/>
              </w:rPr>
            </w:pPr>
          </w:p>
        </w:tc>
      </w:tr>
      <w:tr w:rsidR="00DB6B5F" w:rsidDel="00297CBC" w14:paraId="26BF532C" w14:textId="4738150F" w:rsidTr="00CF33F8">
        <w:trPr>
          <w:del w:id="520" w:author="DIPLARIS, Martha" w:date="2020-06-09T06:19:00Z"/>
        </w:trPr>
        <w:tc>
          <w:tcPr>
            <w:tcW w:w="9072" w:type="dxa"/>
          </w:tcPr>
          <w:p w14:paraId="23023531" w14:textId="5B437DA5" w:rsidR="00DB6B5F" w:rsidDel="00297CBC" w:rsidRDefault="00DB6B5F" w:rsidP="00CF33F8">
            <w:pPr>
              <w:pStyle w:val="ListParagraph"/>
              <w:tabs>
                <w:tab w:val="left" w:pos="1134"/>
              </w:tabs>
              <w:spacing w:line="480" w:lineRule="auto"/>
              <w:ind w:left="0"/>
              <w:rPr>
                <w:del w:id="521" w:author="DIPLARIS, Martha" w:date="2020-06-09T06:19:00Z"/>
                <w:rFonts w:ascii="Times New Roman" w:hAnsi="Times New Roman" w:cs="Times New Roman"/>
              </w:rPr>
            </w:pPr>
          </w:p>
        </w:tc>
      </w:tr>
      <w:tr w:rsidR="00DB6B5F" w:rsidDel="00297CBC" w14:paraId="38B2E950" w14:textId="28BFB27B" w:rsidTr="00CF33F8">
        <w:trPr>
          <w:del w:id="522" w:author="DIPLARIS, Martha" w:date="2020-06-09T06:19:00Z"/>
        </w:trPr>
        <w:tc>
          <w:tcPr>
            <w:tcW w:w="9072" w:type="dxa"/>
          </w:tcPr>
          <w:p w14:paraId="1F2DBCDB" w14:textId="4D8CAC6D" w:rsidR="00DB6B5F" w:rsidDel="00297CBC" w:rsidRDefault="00DB6B5F" w:rsidP="00CF33F8">
            <w:pPr>
              <w:pStyle w:val="ListParagraph"/>
              <w:tabs>
                <w:tab w:val="left" w:pos="1134"/>
              </w:tabs>
              <w:spacing w:line="480" w:lineRule="auto"/>
              <w:ind w:left="0"/>
              <w:rPr>
                <w:del w:id="523" w:author="DIPLARIS, Martha" w:date="2020-06-09T06:19:00Z"/>
                <w:rFonts w:ascii="Times New Roman" w:hAnsi="Times New Roman" w:cs="Times New Roman"/>
              </w:rPr>
            </w:pPr>
          </w:p>
        </w:tc>
      </w:tr>
    </w:tbl>
    <w:p w14:paraId="7D771025" w14:textId="77777777" w:rsidR="00CF33F8" w:rsidRPr="00CF33F8" w:rsidRDefault="00CF33F8" w:rsidP="00CF33F8">
      <w:pPr>
        <w:pStyle w:val="ListParagraph"/>
        <w:tabs>
          <w:tab w:val="left" w:pos="1134"/>
        </w:tabs>
        <w:spacing w:after="0" w:line="240" w:lineRule="auto"/>
        <w:ind w:left="1440"/>
        <w:rPr>
          <w:rFonts w:ascii="Times New Roman" w:hAnsi="Times New Roman" w:cs="Times New Roman"/>
        </w:rPr>
      </w:pPr>
    </w:p>
    <w:p w14:paraId="35C6FB9A" w14:textId="77777777" w:rsidR="00297CBC" w:rsidRDefault="00297CBC" w:rsidP="00297CBC">
      <w:pPr>
        <w:tabs>
          <w:tab w:val="left" w:pos="1134"/>
        </w:tabs>
        <w:spacing w:after="0" w:line="240" w:lineRule="auto"/>
        <w:rPr>
          <w:ins w:id="524" w:author="DIPLARIS, Martha" w:date="2020-06-09T06:19:00Z"/>
          <w:rFonts w:ascii="Times New Roman" w:hAnsi="Times New Roman" w:cs="Times New Roman"/>
        </w:rPr>
      </w:pPr>
    </w:p>
    <w:tbl>
      <w:tblPr>
        <w:tblStyle w:val="TableGrid"/>
        <w:tblW w:w="0" w:type="auto"/>
        <w:tblLook w:val="04A0" w:firstRow="1" w:lastRow="0" w:firstColumn="1" w:lastColumn="0" w:noHBand="0" w:noVBand="1"/>
      </w:tblPr>
      <w:tblGrid>
        <w:gridCol w:w="705"/>
        <w:gridCol w:w="2267"/>
        <w:gridCol w:w="6044"/>
      </w:tblGrid>
      <w:tr w:rsidR="00297CBC" w14:paraId="4D0FDD42" w14:textId="77777777" w:rsidTr="00295092">
        <w:trPr>
          <w:ins w:id="525" w:author="DIPLARIS, Martha" w:date="2020-06-09T06:19:00Z"/>
        </w:trPr>
        <w:tc>
          <w:tcPr>
            <w:tcW w:w="705" w:type="dxa"/>
          </w:tcPr>
          <w:p w14:paraId="2DAF2062" w14:textId="77777777" w:rsidR="00297CBC" w:rsidRPr="000D395D" w:rsidRDefault="00297CBC" w:rsidP="00295092">
            <w:pPr>
              <w:tabs>
                <w:tab w:val="left" w:pos="1134"/>
              </w:tabs>
              <w:rPr>
                <w:ins w:id="526" w:author="DIPLARIS, Martha" w:date="2020-06-09T06:19:00Z"/>
                <w:rFonts w:ascii="Times New Roman" w:hAnsi="Times New Roman" w:cs="Times New Roman"/>
                <w:b/>
                <w:color w:val="C00000"/>
              </w:rPr>
            </w:pPr>
            <w:ins w:id="527" w:author="DIPLARIS, Martha" w:date="2020-06-09T06:19:00Z">
              <w:r w:rsidRPr="000D395D">
                <w:rPr>
                  <w:rFonts w:ascii="Times New Roman" w:hAnsi="Times New Roman" w:cs="Times New Roman"/>
                  <w:b/>
                  <w:color w:val="C00000"/>
                </w:rPr>
                <w:t xml:space="preserve">Time </w:t>
              </w:r>
            </w:ins>
          </w:p>
        </w:tc>
        <w:tc>
          <w:tcPr>
            <w:tcW w:w="2267" w:type="dxa"/>
          </w:tcPr>
          <w:p w14:paraId="327A167C" w14:textId="77777777" w:rsidR="00297CBC" w:rsidRPr="000D395D" w:rsidRDefault="00297CBC" w:rsidP="00295092">
            <w:pPr>
              <w:tabs>
                <w:tab w:val="left" w:pos="1134"/>
              </w:tabs>
              <w:jc w:val="center"/>
              <w:rPr>
                <w:ins w:id="528" w:author="DIPLARIS, Martha" w:date="2020-06-09T06:19:00Z"/>
                <w:rFonts w:ascii="Times New Roman" w:hAnsi="Times New Roman" w:cs="Times New Roman"/>
                <w:b/>
                <w:color w:val="C00000"/>
              </w:rPr>
            </w:pPr>
            <w:ins w:id="529" w:author="DIPLARIS, Martha" w:date="2020-06-09T06:19:00Z">
              <w:r w:rsidRPr="000D395D">
                <w:rPr>
                  <w:rFonts w:ascii="Times New Roman" w:hAnsi="Times New Roman" w:cs="Times New Roman"/>
                  <w:b/>
                  <w:color w:val="C00000"/>
                </w:rPr>
                <w:t>Cause for change in concentration</w:t>
              </w:r>
            </w:ins>
          </w:p>
        </w:tc>
        <w:tc>
          <w:tcPr>
            <w:tcW w:w="6044" w:type="dxa"/>
          </w:tcPr>
          <w:p w14:paraId="10BD6672" w14:textId="77777777" w:rsidR="00297CBC" w:rsidRPr="000D395D" w:rsidRDefault="00297CBC" w:rsidP="00295092">
            <w:pPr>
              <w:tabs>
                <w:tab w:val="left" w:pos="1134"/>
              </w:tabs>
              <w:jc w:val="center"/>
              <w:rPr>
                <w:ins w:id="530" w:author="DIPLARIS, Martha" w:date="2020-06-09T06:19:00Z"/>
                <w:rFonts w:ascii="Times New Roman" w:hAnsi="Times New Roman" w:cs="Times New Roman"/>
                <w:b/>
                <w:color w:val="C00000"/>
              </w:rPr>
            </w:pPr>
            <w:ins w:id="531" w:author="DIPLARIS, Martha" w:date="2020-06-09T06:19:00Z">
              <w:r w:rsidRPr="000D395D">
                <w:rPr>
                  <w:rFonts w:ascii="Times New Roman" w:hAnsi="Times New Roman" w:cs="Times New Roman"/>
                  <w:b/>
                  <w:color w:val="C00000"/>
                </w:rPr>
                <w:t>Explanation</w:t>
              </w:r>
            </w:ins>
          </w:p>
        </w:tc>
      </w:tr>
      <w:tr w:rsidR="00297CBC" w14:paraId="4BA5BD05" w14:textId="77777777" w:rsidTr="00295092">
        <w:trPr>
          <w:ins w:id="532" w:author="DIPLARIS, Martha" w:date="2020-06-09T06:19:00Z"/>
        </w:trPr>
        <w:tc>
          <w:tcPr>
            <w:tcW w:w="705" w:type="dxa"/>
          </w:tcPr>
          <w:p w14:paraId="74A80F81" w14:textId="77777777" w:rsidR="00297CBC" w:rsidRPr="000D395D" w:rsidRDefault="00297CBC" w:rsidP="00295092">
            <w:pPr>
              <w:tabs>
                <w:tab w:val="left" w:pos="1134"/>
              </w:tabs>
              <w:jc w:val="center"/>
              <w:rPr>
                <w:ins w:id="533" w:author="DIPLARIS, Martha" w:date="2020-06-09T06:19:00Z"/>
                <w:rFonts w:ascii="Times New Roman" w:hAnsi="Times New Roman" w:cs="Times New Roman"/>
                <w:b/>
                <w:color w:val="C00000"/>
              </w:rPr>
            </w:pPr>
            <w:ins w:id="534" w:author="DIPLARIS, Martha" w:date="2020-06-09T06:19:00Z">
              <w:r w:rsidRPr="000D395D">
                <w:rPr>
                  <w:rFonts w:ascii="Times New Roman" w:hAnsi="Times New Roman" w:cs="Times New Roman"/>
                  <w:b/>
                  <w:color w:val="C00000"/>
                </w:rPr>
                <w:t>t</w:t>
              </w:r>
              <w:r w:rsidRPr="000D395D">
                <w:rPr>
                  <w:rFonts w:ascii="Times New Roman" w:hAnsi="Times New Roman" w:cs="Times New Roman"/>
                  <w:b/>
                  <w:color w:val="C00000"/>
                  <w:vertAlign w:val="subscript"/>
                </w:rPr>
                <w:t>1</w:t>
              </w:r>
            </w:ins>
          </w:p>
        </w:tc>
        <w:tc>
          <w:tcPr>
            <w:tcW w:w="2267" w:type="dxa"/>
          </w:tcPr>
          <w:p w14:paraId="6E67C298" w14:textId="77777777" w:rsidR="00297CBC" w:rsidRPr="000D395D" w:rsidRDefault="00297CBC" w:rsidP="00295092">
            <w:pPr>
              <w:tabs>
                <w:tab w:val="left" w:pos="1134"/>
              </w:tabs>
              <w:rPr>
                <w:ins w:id="535" w:author="DIPLARIS, Martha" w:date="2020-06-09T06:19:00Z"/>
                <w:rFonts w:ascii="Times New Roman" w:hAnsi="Times New Roman" w:cs="Times New Roman"/>
                <w:color w:val="C00000"/>
              </w:rPr>
            </w:pPr>
            <w:ins w:id="536" w:author="DIPLARIS, Martha" w:date="2020-06-09T06:19:00Z">
              <w:r w:rsidRPr="000D395D">
                <w:rPr>
                  <w:rFonts w:ascii="Times New Roman" w:hAnsi="Times New Roman" w:cs="Times New Roman"/>
                  <w:color w:val="C00000"/>
                </w:rPr>
                <w:t>Addition of N2(g)</w:t>
              </w:r>
            </w:ins>
          </w:p>
        </w:tc>
        <w:tc>
          <w:tcPr>
            <w:tcW w:w="6044" w:type="dxa"/>
          </w:tcPr>
          <w:p w14:paraId="1DA12F71" w14:textId="5C4B12BD" w:rsidR="00297CBC" w:rsidRPr="000D395D" w:rsidRDefault="00297CBC" w:rsidP="00295092">
            <w:pPr>
              <w:tabs>
                <w:tab w:val="left" w:pos="1134"/>
              </w:tabs>
              <w:rPr>
                <w:ins w:id="537" w:author="DIPLARIS, Martha" w:date="2020-06-09T06:19:00Z"/>
                <w:rFonts w:ascii="Times New Roman" w:hAnsi="Times New Roman" w:cs="Times New Roman"/>
                <w:color w:val="C00000"/>
              </w:rPr>
            </w:pPr>
            <w:ins w:id="538" w:author="DIPLARIS, Martha" w:date="2020-06-09T06:19:00Z">
              <w:r w:rsidRPr="000D395D">
                <w:rPr>
                  <w:rFonts w:ascii="Times New Roman" w:hAnsi="Times New Roman" w:cs="Times New Roman"/>
                  <w:color w:val="C00000"/>
                </w:rPr>
                <w:t xml:space="preserve">According to Le Chatelier’s principle, when a system at equilibrium is disturbed, </w:t>
              </w:r>
              <w:r w:rsidRPr="000D395D">
                <w:rPr>
                  <w:rFonts w:ascii="Times New Roman" w:hAnsi="Times New Roman" w:cs="Times New Roman"/>
                  <w:b/>
                  <w:color w:val="C00000"/>
                </w:rPr>
                <w:t xml:space="preserve">the equilibrium will shift in the direction to </w:t>
              </w:r>
            </w:ins>
            <w:ins w:id="539" w:author="DIPLARIS, Martha" w:date="2020-06-09T06:20:00Z">
              <w:r>
                <w:rPr>
                  <w:rFonts w:ascii="Times New Roman" w:hAnsi="Times New Roman" w:cs="Times New Roman"/>
                  <w:b/>
                  <w:color w:val="C00000"/>
                </w:rPr>
                <w:t xml:space="preserve">partially </w:t>
              </w:r>
            </w:ins>
            <w:ins w:id="540" w:author="DIPLARIS, Martha" w:date="2020-06-09T06:19:00Z">
              <w:r w:rsidRPr="000D395D">
                <w:rPr>
                  <w:rFonts w:ascii="Times New Roman" w:hAnsi="Times New Roman" w:cs="Times New Roman"/>
                  <w:b/>
                  <w:color w:val="C00000"/>
                </w:rPr>
                <w:t>oppose the change to decrease the concentration of N</w:t>
              </w:r>
              <w:r w:rsidRPr="000D395D">
                <w:rPr>
                  <w:rFonts w:ascii="Times New Roman" w:hAnsi="Times New Roman" w:cs="Times New Roman"/>
                  <w:b/>
                  <w:color w:val="C00000"/>
                  <w:vertAlign w:val="subscript"/>
                </w:rPr>
                <w:t>2</w:t>
              </w:r>
              <w:r w:rsidRPr="000D395D">
                <w:rPr>
                  <w:rFonts w:ascii="Times New Roman" w:hAnsi="Times New Roman" w:cs="Times New Roman"/>
                  <w:b/>
                  <w:color w:val="C00000"/>
                </w:rPr>
                <w:t>.</w:t>
              </w:r>
              <w:r w:rsidRPr="000D395D">
                <w:rPr>
                  <w:rFonts w:ascii="Times New Roman" w:hAnsi="Times New Roman" w:cs="Times New Roman"/>
                  <w:color w:val="C00000"/>
                </w:rPr>
                <w:t xml:space="preserve"> So the equilibrium will </w:t>
              </w:r>
              <w:r w:rsidRPr="000D395D">
                <w:rPr>
                  <w:rFonts w:ascii="Times New Roman" w:hAnsi="Times New Roman" w:cs="Times New Roman"/>
                  <w:b/>
                  <w:color w:val="C00000"/>
                </w:rPr>
                <w:t>net shift to the right (forward reaction)</w:t>
              </w:r>
              <w:r w:rsidRPr="000D395D">
                <w:rPr>
                  <w:rFonts w:ascii="Times New Roman" w:hAnsi="Times New Roman" w:cs="Times New Roman"/>
                  <w:color w:val="C00000"/>
                </w:rPr>
                <w:t xml:space="preserve"> to use up more nitrogen which will produce a greater yield of ammonia until equilibrium is re-established.</w:t>
              </w:r>
            </w:ins>
          </w:p>
        </w:tc>
      </w:tr>
      <w:tr w:rsidR="00297CBC" w14:paraId="41DAF3D0" w14:textId="77777777" w:rsidTr="00295092">
        <w:trPr>
          <w:ins w:id="541" w:author="DIPLARIS, Martha" w:date="2020-06-09T06:19:00Z"/>
        </w:trPr>
        <w:tc>
          <w:tcPr>
            <w:tcW w:w="705" w:type="dxa"/>
          </w:tcPr>
          <w:p w14:paraId="305140C9" w14:textId="77777777" w:rsidR="00297CBC" w:rsidRPr="000D395D" w:rsidRDefault="00297CBC" w:rsidP="00295092">
            <w:pPr>
              <w:tabs>
                <w:tab w:val="left" w:pos="1134"/>
              </w:tabs>
              <w:spacing w:line="720" w:lineRule="auto"/>
              <w:jc w:val="center"/>
              <w:rPr>
                <w:ins w:id="542" w:author="DIPLARIS, Martha" w:date="2020-06-09T06:19:00Z"/>
                <w:rFonts w:ascii="Times New Roman" w:hAnsi="Times New Roman" w:cs="Times New Roman"/>
                <w:b/>
              </w:rPr>
            </w:pPr>
            <w:ins w:id="543" w:author="DIPLARIS, Martha" w:date="2020-06-09T06:19:00Z">
              <w:r w:rsidRPr="000D395D">
                <w:rPr>
                  <w:rFonts w:ascii="Times New Roman" w:hAnsi="Times New Roman" w:cs="Times New Roman"/>
                  <w:b/>
                </w:rPr>
                <w:t>t</w:t>
              </w:r>
              <w:r w:rsidRPr="000D395D">
                <w:rPr>
                  <w:rFonts w:ascii="Times New Roman" w:hAnsi="Times New Roman" w:cs="Times New Roman"/>
                  <w:b/>
                  <w:vertAlign w:val="subscript"/>
                </w:rPr>
                <w:t>2</w:t>
              </w:r>
            </w:ins>
          </w:p>
        </w:tc>
        <w:tc>
          <w:tcPr>
            <w:tcW w:w="2267" w:type="dxa"/>
          </w:tcPr>
          <w:p w14:paraId="382F1BF0" w14:textId="77777777" w:rsidR="00297CBC" w:rsidRPr="000D395D" w:rsidRDefault="00297CBC" w:rsidP="00295092">
            <w:pPr>
              <w:tabs>
                <w:tab w:val="left" w:pos="1134"/>
              </w:tabs>
              <w:rPr>
                <w:ins w:id="544" w:author="DIPLARIS, Martha" w:date="2020-06-09T06:19:00Z"/>
                <w:rFonts w:ascii="Times New Roman" w:hAnsi="Times New Roman" w:cs="Times New Roman"/>
              </w:rPr>
            </w:pPr>
            <w:ins w:id="545" w:author="DIPLARIS, Martha" w:date="2020-06-09T06:19:00Z">
              <w:r w:rsidRPr="000D395D">
                <w:rPr>
                  <w:rFonts w:ascii="Times New Roman" w:hAnsi="Times New Roman" w:cs="Times New Roman"/>
                  <w:color w:val="C00000"/>
                </w:rPr>
                <w:t>decrease in volume of the reaction vessel which will produce an increase in pressure on the system.</w:t>
              </w:r>
            </w:ins>
          </w:p>
        </w:tc>
        <w:tc>
          <w:tcPr>
            <w:tcW w:w="6044" w:type="dxa"/>
          </w:tcPr>
          <w:p w14:paraId="024F9385" w14:textId="764035F0" w:rsidR="00297CBC" w:rsidRPr="000D395D" w:rsidRDefault="00297CBC" w:rsidP="00295092">
            <w:pPr>
              <w:tabs>
                <w:tab w:val="left" w:pos="1134"/>
              </w:tabs>
              <w:rPr>
                <w:ins w:id="546" w:author="DIPLARIS, Martha" w:date="2020-06-09T06:19:00Z"/>
                <w:rFonts w:ascii="Times New Roman" w:hAnsi="Times New Roman" w:cs="Times New Roman"/>
                <w:color w:val="C00000"/>
              </w:rPr>
            </w:pPr>
            <w:ins w:id="547" w:author="DIPLARIS, Martha" w:date="2020-06-09T06:19:00Z">
              <w:r w:rsidRPr="000D395D">
                <w:rPr>
                  <w:rFonts w:ascii="Times New Roman" w:hAnsi="Times New Roman" w:cs="Times New Roman"/>
                  <w:color w:val="C00000"/>
                </w:rPr>
                <w:t xml:space="preserve">In the above equation, it can be seen that there are 4 moles of gas on the left-hand side of the equation and 2 moles of gas on the right-hand side. An increase in pressure will cause the system to </w:t>
              </w:r>
              <w:r w:rsidRPr="000D395D">
                <w:rPr>
                  <w:rFonts w:ascii="Times New Roman" w:hAnsi="Times New Roman" w:cs="Times New Roman"/>
                  <w:b/>
                  <w:color w:val="C00000"/>
                </w:rPr>
                <w:t xml:space="preserve">shift to </w:t>
              </w:r>
            </w:ins>
            <w:ins w:id="548" w:author="DIPLARIS, Martha" w:date="2020-06-09T06:21:00Z">
              <w:r>
                <w:rPr>
                  <w:rFonts w:ascii="Times New Roman" w:hAnsi="Times New Roman" w:cs="Times New Roman"/>
                  <w:b/>
                  <w:color w:val="C00000"/>
                </w:rPr>
                <w:t xml:space="preserve">partially </w:t>
              </w:r>
            </w:ins>
            <w:ins w:id="549" w:author="DIPLARIS, Martha" w:date="2020-06-09T06:19:00Z">
              <w:r w:rsidRPr="000D395D">
                <w:rPr>
                  <w:rFonts w:ascii="Times New Roman" w:hAnsi="Times New Roman" w:cs="Times New Roman"/>
                  <w:b/>
                  <w:color w:val="C00000"/>
                </w:rPr>
                <w:t>oppose the change and thus move to the side with fewer moles of gas</w:t>
              </w:r>
              <w:r w:rsidRPr="000D395D">
                <w:rPr>
                  <w:rFonts w:ascii="Times New Roman" w:hAnsi="Times New Roman" w:cs="Times New Roman"/>
                  <w:color w:val="C00000"/>
                </w:rPr>
                <w:t xml:space="preserve"> to reduce pressure. This increases the yield of ammonia as the </w:t>
              </w:r>
              <w:r w:rsidRPr="000D395D">
                <w:rPr>
                  <w:rFonts w:ascii="Times New Roman" w:hAnsi="Times New Roman" w:cs="Times New Roman"/>
                  <w:b/>
                  <w:color w:val="C00000"/>
                </w:rPr>
                <w:t>forward reaction (net shift to the right)</w:t>
              </w:r>
              <w:r w:rsidRPr="000D395D">
                <w:rPr>
                  <w:rFonts w:ascii="Times New Roman" w:hAnsi="Times New Roman" w:cs="Times New Roman"/>
                  <w:color w:val="C00000"/>
                </w:rPr>
                <w:t xml:space="preserve"> is favoured until equilibrium is re-established.</w:t>
              </w:r>
            </w:ins>
          </w:p>
        </w:tc>
      </w:tr>
      <w:tr w:rsidR="00297CBC" w14:paraId="0A15968C" w14:textId="77777777" w:rsidTr="00295092">
        <w:trPr>
          <w:ins w:id="550" w:author="DIPLARIS, Martha" w:date="2020-06-09T06:19:00Z"/>
        </w:trPr>
        <w:tc>
          <w:tcPr>
            <w:tcW w:w="705" w:type="dxa"/>
          </w:tcPr>
          <w:p w14:paraId="07C849A3" w14:textId="77777777" w:rsidR="00297CBC" w:rsidRPr="00F857B5" w:rsidRDefault="00297CBC" w:rsidP="00295092">
            <w:pPr>
              <w:tabs>
                <w:tab w:val="left" w:pos="1134"/>
              </w:tabs>
              <w:spacing w:line="720" w:lineRule="auto"/>
              <w:jc w:val="center"/>
              <w:rPr>
                <w:ins w:id="551" w:author="DIPLARIS, Martha" w:date="2020-06-09T06:19:00Z"/>
                <w:rFonts w:ascii="Times New Roman" w:hAnsi="Times New Roman" w:cs="Times New Roman"/>
                <w:b/>
              </w:rPr>
            </w:pPr>
            <w:ins w:id="552" w:author="DIPLARIS, Martha" w:date="2020-06-09T06:19:00Z">
              <w:r w:rsidRPr="00F857B5">
                <w:rPr>
                  <w:rFonts w:ascii="Times New Roman" w:hAnsi="Times New Roman" w:cs="Times New Roman"/>
                  <w:b/>
                </w:rPr>
                <w:t>t</w:t>
              </w:r>
              <w:r w:rsidRPr="00F857B5">
                <w:rPr>
                  <w:rFonts w:ascii="Times New Roman" w:hAnsi="Times New Roman" w:cs="Times New Roman"/>
                  <w:b/>
                  <w:vertAlign w:val="subscript"/>
                </w:rPr>
                <w:t>3</w:t>
              </w:r>
            </w:ins>
          </w:p>
        </w:tc>
        <w:tc>
          <w:tcPr>
            <w:tcW w:w="2267" w:type="dxa"/>
          </w:tcPr>
          <w:p w14:paraId="29BD98E1" w14:textId="77777777" w:rsidR="00297CBC" w:rsidRPr="000D395D" w:rsidRDefault="00297CBC" w:rsidP="00295092">
            <w:pPr>
              <w:tabs>
                <w:tab w:val="left" w:pos="1134"/>
              </w:tabs>
              <w:rPr>
                <w:ins w:id="553" w:author="DIPLARIS, Martha" w:date="2020-06-09T06:19:00Z"/>
                <w:rFonts w:ascii="Times New Roman" w:hAnsi="Times New Roman" w:cs="Times New Roman"/>
              </w:rPr>
            </w:pPr>
            <w:ins w:id="554" w:author="DIPLARIS, Martha" w:date="2020-06-09T06:19:00Z">
              <w:r w:rsidRPr="000D395D">
                <w:rPr>
                  <w:rFonts w:ascii="Times New Roman" w:hAnsi="Times New Roman" w:cs="Times New Roman"/>
                  <w:color w:val="C00000"/>
                </w:rPr>
                <w:t>Increase in temperature</w:t>
              </w:r>
            </w:ins>
          </w:p>
        </w:tc>
        <w:tc>
          <w:tcPr>
            <w:tcW w:w="6044" w:type="dxa"/>
          </w:tcPr>
          <w:p w14:paraId="699EBF16" w14:textId="77777777" w:rsidR="00297CBC" w:rsidRPr="000D395D" w:rsidRDefault="00297CBC" w:rsidP="00295092">
            <w:pPr>
              <w:tabs>
                <w:tab w:val="left" w:pos="1134"/>
              </w:tabs>
              <w:rPr>
                <w:ins w:id="555" w:author="DIPLARIS, Martha" w:date="2020-06-09T06:19:00Z"/>
                <w:rFonts w:ascii="Times New Roman" w:hAnsi="Times New Roman" w:cs="Times New Roman"/>
              </w:rPr>
            </w:pPr>
            <w:ins w:id="556" w:author="DIPLARIS, Martha" w:date="2020-06-09T06:19:00Z">
              <w:r w:rsidRPr="000D395D">
                <w:rPr>
                  <w:rFonts w:ascii="Times New Roman" w:hAnsi="Times New Roman" w:cs="Times New Roman"/>
                  <w:color w:val="C00000"/>
                </w:rPr>
                <w:t xml:space="preserve">At t3 there is a change to the system that favours the reverse reaction. As the concentration of reactants and products does not change suddenly, this is most likely to be due to a change in temperature. </w:t>
              </w:r>
              <w:r w:rsidRPr="000D395D">
                <w:rPr>
                  <w:rFonts w:ascii="Times New Roman" w:hAnsi="Times New Roman" w:cs="Times New Roman"/>
                  <w:b/>
                  <w:color w:val="C00000"/>
                </w:rPr>
                <w:t>As this reaction is exothermic, an increase in temperature is likely to have occurred which will favour the reaction that absorbs heat, the endothermic reaction.</w:t>
              </w:r>
              <w:r w:rsidRPr="000D395D">
                <w:rPr>
                  <w:rFonts w:ascii="Times New Roman" w:hAnsi="Times New Roman" w:cs="Times New Roman"/>
                  <w:color w:val="C00000"/>
                </w:rPr>
                <w:t xml:space="preserve"> Thus the reverse reaction </w:t>
              </w:r>
              <w:r w:rsidRPr="000D395D">
                <w:rPr>
                  <w:rFonts w:ascii="Times New Roman" w:hAnsi="Times New Roman" w:cs="Times New Roman"/>
                  <w:b/>
                  <w:color w:val="C00000"/>
                </w:rPr>
                <w:t xml:space="preserve">(net shift to the left) </w:t>
              </w:r>
              <w:r w:rsidRPr="000D395D">
                <w:rPr>
                  <w:rFonts w:ascii="Times New Roman" w:hAnsi="Times New Roman" w:cs="Times New Roman"/>
                  <w:color w:val="C00000"/>
                </w:rPr>
                <w:t>is favoured, lowering the yield of ammonia until equilibrium is re-established.</w:t>
              </w:r>
            </w:ins>
          </w:p>
        </w:tc>
      </w:tr>
    </w:tbl>
    <w:p w14:paraId="00683209" w14:textId="011F8F69" w:rsidR="00F857B5" w:rsidRDefault="00F857B5" w:rsidP="00F857B5">
      <w:pPr>
        <w:tabs>
          <w:tab w:val="left" w:pos="1134"/>
        </w:tabs>
        <w:spacing w:after="0" w:line="240" w:lineRule="auto"/>
        <w:rPr>
          <w:rFonts w:ascii="Times New Roman" w:hAnsi="Times New Roman" w:cs="Times New Roman"/>
        </w:rPr>
      </w:pPr>
    </w:p>
    <w:p w14:paraId="503D2C8C" w14:textId="4494F98C" w:rsidR="00642F93" w:rsidRDefault="00642F93" w:rsidP="00642F93">
      <w:pPr>
        <w:pStyle w:val="ListParagraph"/>
        <w:numPr>
          <w:ilvl w:val="0"/>
          <w:numId w:val="17"/>
        </w:numPr>
        <w:tabs>
          <w:tab w:val="left" w:pos="1134"/>
        </w:tabs>
        <w:spacing w:after="0" w:line="240" w:lineRule="auto"/>
        <w:ind w:left="567" w:hanging="567"/>
        <w:rPr>
          <w:rFonts w:ascii="Times New Roman" w:hAnsi="Times New Roman" w:cs="Times New Roman"/>
        </w:rPr>
      </w:pPr>
      <w:r w:rsidRPr="00642F93">
        <w:rPr>
          <w:rFonts w:ascii="Times New Roman" w:hAnsi="Times New Roman" w:cs="Times New Roman"/>
        </w:rPr>
        <w:t>Would the temperature of the mixture increase, decrease or remain the same between t</w:t>
      </w:r>
      <w:r w:rsidRPr="00E800B7">
        <w:rPr>
          <w:rFonts w:ascii="Times New Roman" w:hAnsi="Times New Roman" w:cs="Times New Roman"/>
          <w:vertAlign w:val="subscript"/>
        </w:rPr>
        <w:t>2</w:t>
      </w:r>
      <w:r w:rsidRPr="00642F93">
        <w:rPr>
          <w:rFonts w:ascii="Times New Roman" w:hAnsi="Times New Roman" w:cs="Times New Roman"/>
        </w:rPr>
        <w:t xml:space="preserve"> and t</w:t>
      </w:r>
      <w:r w:rsidRPr="00E800B7">
        <w:rPr>
          <w:rFonts w:ascii="Times New Roman" w:hAnsi="Times New Roman" w:cs="Times New Roman"/>
          <w:vertAlign w:val="subscript"/>
        </w:rPr>
        <w:t>3</w:t>
      </w:r>
      <w:r w:rsidRPr="00642F93">
        <w:rPr>
          <w:rFonts w:ascii="Times New Roman" w:hAnsi="Times New Roman" w:cs="Times New Roman"/>
        </w:rPr>
        <w:t>? Explain your reasoning.</w:t>
      </w:r>
      <w:r>
        <w:rPr>
          <w:rFonts w:ascii="Times New Roman" w:hAnsi="Times New Roman" w:cs="Times New Roman"/>
        </w:rPr>
        <w:t xml:space="preserve">                                                                                                    </w:t>
      </w:r>
      <w:ins w:id="557" w:author="DIPLARIS, Martha" w:date="2020-05-25T09:10:00Z">
        <w:r w:rsidR="00624CBE">
          <w:rPr>
            <w:rFonts w:ascii="Times New Roman" w:hAnsi="Times New Roman" w:cs="Times New Roman"/>
          </w:rPr>
          <w:t>(1 mark)</w:t>
        </w:r>
      </w:ins>
      <w:del w:id="558" w:author="DIPLARIS, Martha" w:date="2020-05-25T09:10:00Z">
        <w:r w:rsidDel="00624CBE">
          <w:rPr>
            <w:rFonts w:ascii="Times New Roman" w:hAnsi="Times New Roman" w:cs="Times New Roman"/>
          </w:rPr>
          <w:delText>(2 marks)</w:delText>
        </w:r>
      </w:del>
    </w:p>
    <w:p w14:paraId="4B10CF8E" w14:textId="77777777" w:rsidR="00E800B7" w:rsidRDefault="00E800B7" w:rsidP="00E800B7">
      <w:pPr>
        <w:pStyle w:val="ListParagraph"/>
        <w:tabs>
          <w:tab w:val="left" w:pos="1134"/>
        </w:tabs>
        <w:spacing w:after="0" w:line="240" w:lineRule="auto"/>
        <w:ind w:left="567"/>
        <w:rPr>
          <w:rFonts w:ascii="Times New Roman" w:hAnsi="Times New Roman" w:cs="Times New Roman"/>
        </w:rPr>
      </w:pPr>
    </w:p>
    <w:p w14:paraId="73E04D61" w14:textId="77777777" w:rsidR="00096BB9" w:rsidRDefault="00096BB9" w:rsidP="00096BB9">
      <w:pPr>
        <w:tabs>
          <w:tab w:val="left" w:pos="1134"/>
        </w:tabs>
        <w:spacing w:after="0" w:line="240" w:lineRule="auto"/>
        <w:rPr>
          <w:ins w:id="559" w:author="DIPLARIS, Martha" w:date="2020-06-09T06:22:00Z"/>
          <w:rFonts w:ascii="Times New Roman" w:hAnsi="Times New Roman" w:cs="Times New Roman"/>
          <w:color w:val="C00000"/>
        </w:rPr>
      </w:pPr>
      <w:ins w:id="560" w:author="DIPLARIS, Martha" w:date="2020-06-09T06:22:00Z">
        <w:r w:rsidRPr="004B182A">
          <w:rPr>
            <w:rFonts w:ascii="Times New Roman" w:hAnsi="Times New Roman" w:cs="Times New Roman"/>
            <w:color w:val="C00000"/>
          </w:rPr>
          <w:t xml:space="preserve">The </w:t>
        </w:r>
        <w:r w:rsidRPr="002F67C3">
          <w:rPr>
            <w:rFonts w:ascii="Times New Roman" w:hAnsi="Times New Roman" w:cs="Times New Roman"/>
            <w:b/>
            <w:color w:val="C00000"/>
          </w:rPr>
          <w:t>reaction mixture would increase</w:t>
        </w:r>
        <w:r w:rsidRPr="004B182A">
          <w:rPr>
            <w:rFonts w:ascii="Times New Roman" w:hAnsi="Times New Roman" w:cs="Times New Roman"/>
            <w:color w:val="C00000"/>
          </w:rPr>
          <w:t xml:space="preserve"> as the change at t2 would favour the forward reaction </w:t>
        </w:r>
        <w:r>
          <w:rPr>
            <w:rFonts w:ascii="Times New Roman" w:hAnsi="Times New Roman" w:cs="Times New Roman"/>
            <w:color w:val="C00000"/>
          </w:rPr>
          <w:t xml:space="preserve">which is an </w:t>
        </w:r>
        <w:r w:rsidRPr="002F67C3">
          <w:rPr>
            <w:rFonts w:ascii="Times New Roman" w:hAnsi="Times New Roman" w:cs="Times New Roman"/>
            <w:b/>
            <w:color w:val="C00000"/>
          </w:rPr>
          <w:t>exothermic reaction</w:t>
        </w:r>
        <w:r>
          <w:rPr>
            <w:rFonts w:ascii="Times New Roman" w:hAnsi="Times New Roman" w:cs="Times New Roman"/>
            <w:color w:val="C00000"/>
          </w:rPr>
          <w:t xml:space="preserve"> in this case. </w:t>
        </w:r>
        <w:r w:rsidRPr="002F67C3">
          <w:rPr>
            <w:rFonts w:ascii="Times New Roman" w:hAnsi="Times New Roman" w:cs="Times New Roman"/>
            <w:b/>
            <w:color w:val="C00000"/>
          </w:rPr>
          <w:t>(1 mark)</w:t>
        </w:r>
      </w:ins>
    </w:p>
    <w:p w14:paraId="5FAF6DBF" w14:textId="42191A25" w:rsidR="00642F93" w:rsidRDefault="00642F93" w:rsidP="00642F93">
      <w:pPr>
        <w:tabs>
          <w:tab w:val="left" w:pos="1134"/>
        </w:tabs>
        <w:spacing w:after="0" w:line="240" w:lineRule="auto"/>
        <w:rPr>
          <w:ins w:id="561" w:author="DIPLARIS, Martha" w:date="2020-06-09T06:22:00Z"/>
          <w:rFonts w:ascii="Times New Roman" w:hAnsi="Times New Roman" w:cs="Times New Roman"/>
          <w:color w:val="C00000"/>
        </w:rPr>
      </w:pPr>
    </w:p>
    <w:p w14:paraId="580CCFC9" w14:textId="77777777" w:rsidR="00096BB9" w:rsidRDefault="00096BB9" w:rsidP="00642F93">
      <w:pPr>
        <w:tabs>
          <w:tab w:val="left" w:pos="1134"/>
        </w:tabs>
        <w:spacing w:after="0" w:line="240" w:lineRule="auto"/>
        <w:rPr>
          <w:rFonts w:ascii="Times New Roman" w:hAnsi="Times New Roman" w:cs="Times New Roman"/>
        </w:rPr>
      </w:pPr>
    </w:p>
    <w:tbl>
      <w:tblPr>
        <w:tblStyle w:val="TableGrid"/>
        <w:tblW w:w="9072" w:type="dxa"/>
        <w:tblInd w:w="-5" w:type="dxa"/>
        <w:tblBorders>
          <w:left w:val="none" w:sz="0" w:space="0" w:color="auto"/>
          <w:right w:val="none" w:sz="0" w:space="0" w:color="auto"/>
        </w:tblBorders>
        <w:tblLook w:val="04A0" w:firstRow="1" w:lastRow="0" w:firstColumn="1" w:lastColumn="0" w:noHBand="0" w:noVBand="1"/>
      </w:tblPr>
      <w:tblGrid>
        <w:gridCol w:w="9072"/>
      </w:tblGrid>
      <w:tr w:rsidR="00E800B7" w:rsidDel="00096BB9" w14:paraId="1969978F" w14:textId="7BBA7B60" w:rsidTr="0058422A">
        <w:trPr>
          <w:del w:id="562" w:author="DIPLARIS, Martha" w:date="2020-06-09T06:22:00Z"/>
        </w:trPr>
        <w:tc>
          <w:tcPr>
            <w:tcW w:w="9072" w:type="dxa"/>
          </w:tcPr>
          <w:p w14:paraId="2C1033B6" w14:textId="77777777" w:rsidR="00096BB9" w:rsidRDefault="00096BB9" w:rsidP="00096BB9">
            <w:pPr>
              <w:tabs>
                <w:tab w:val="left" w:pos="1134"/>
              </w:tabs>
              <w:rPr>
                <w:ins w:id="563" w:author="DIPLARIS, Martha" w:date="2020-06-09T06:22:00Z"/>
                <w:rFonts w:ascii="Times New Roman" w:hAnsi="Times New Roman" w:cs="Times New Roman"/>
                <w:color w:val="C00000"/>
              </w:rPr>
            </w:pPr>
            <w:ins w:id="564" w:author="DIPLARIS, Martha" w:date="2020-06-09T06:22:00Z">
              <w:r w:rsidRPr="004B182A">
                <w:rPr>
                  <w:rFonts w:ascii="Times New Roman" w:hAnsi="Times New Roman" w:cs="Times New Roman"/>
                  <w:color w:val="C00000"/>
                </w:rPr>
                <w:t xml:space="preserve">The </w:t>
              </w:r>
              <w:r w:rsidRPr="002F67C3">
                <w:rPr>
                  <w:rFonts w:ascii="Times New Roman" w:hAnsi="Times New Roman" w:cs="Times New Roman"/>
                  <w:b/>
                  <w:color w:val="C00000"/>
                </w:rPr>
                <w:t>reaction mixture would increase</w:t>
              </w:r>
              <w:r w:rsidRPr="004B182A">
                <w:rPr>
                  <w:rFonts w:ascii="Times New Roman" w:hAnsi="Times New Roman" w:cs="Times New Roman"/>
                  <w:color w:val="C00000"/>
                </w:rPr>
                <w:t xml:space="preserve"> as the change at t2 would favour the forward reaction </w:t>
              </w:r>
              <w:r>
                <w:rPr>
                  <w:rFonts w:ascii="Times New Roman" w:hAnsi="Times New Roman" w:cs="Times New Roman"/>
                  <w:color w:val="C00000"/>
                </w:rPr>
                <w:t xml:space="preserve">which is an </w:t>
              </w:r>
              <w:r w:rsidRPr="002F67C3">
                <w:rPr>
                  <w:rFonts w:ascii="Times New Roman" w:hAnsi="Times New Roman" w:cs="Times New Roman"/>
                  <w:b/>
                  <w:color w:val="C00000"/>
                </w:rPr>
                <w:t>exothermic reaction</w:t>
              </w:r>
              <w:r>
                <w:rPr>
                  <w:rFonts w:ascii="Times New Roman" w:hAnsi="Times New Roman" w:cs="Times New Roman"/>
                  <w:color w:val="C00000"/>
                </w:rPr>
                <w:t xml:space="preserve"> in this case. </w:t>
              </w:r>
              <w:r w:rsidRPr="002F67C3">
                <w:rPr>
                  <w:rFonts w:ascii="Times New Roman" w:hAnsi="Times New Roman" w:cs="Times New Roman"/>
                  <w:b/>
                  <w:color w:val="C00000"/>
                </w:rPr>
                <w:t>(1 mark)</w:t>
              </w:r>
            </w:ins>
          </w:p>
          <w:p w14:paraId="049C9D98" w14:textId="77777777" w:rsidR="00096BB9" w:rsidRPr="002F67C3" w:rsidRDefault="00096BB9" w:rsidP="00096BB9">
            <w:pPr>
              <w:tabs>
                <w:tab w:val="left" w:pos="1134"/>
              </w:tabs>
              <w:rPr>
                <w:ins w:id="565" w:author="DIPLARIS, Martha" w:date="2020-06-09T06:22:00Z"/>
                <w:rFonts w:ascii="Times New Roman" w:hAnsi="Times New Roman" w:cs="Times New Roman"/>
                <w:b/>
              </w:rPr>
            </w:pPr>
            <w:ins w:id="566" w:author="DIPLARIS, Martha" w:date="2020-06-09T06:22:00Z">
              <w:r w:rsidRPr="004B182A">
                <w:rPr>
                  <w:rFonts w:ascii="Times New Roman" w:hAnsi="Times New Roman" w:cs="Times New Roman"/>
                  <w:color w:val="C00000"/>
                </w:rPr>
                <w:t xml:space="preserve">With an exothermic reaction the </w:t>
              </w:r>
              <w:r w:rsidRPr="002F67C3">
                <w:rPr>
                  <w:rFonts w:ascii="Times New Roman" w:hAnsi="Times New Roman" w:cs="Times New Roman"/>
                  <w:b/>
                  <w:color w:val="C00000"/>
                </w:rPr>
                <w:t>total energy of the products is less than the total chemical energy of the reactants</w:t>
              </w:r>
              <w:r>
                <w:rPr>
                  <w:rFonts w:ascii="Times New Roman" w:hAnsi="Times New Roman" w:cs="Times New Roman"/>
                  <w:color w:val="C00000"/>
                </w:rPr>
                <w:t xml:space="preserve">, the excess energy is released to the surroundings. </w:t>
              </w:r>
              <w:r w:rsidRPr="002F67C3">
                <w:rPr>
                  <w:rFonts w:ascii="Times New Roman" w:hAnsi="Times New Roman" w:cs="Times New Roman"/>
                  <w:b/>
                  <w:color w:val="C00000"/>
                </w:rPr>
                <w:t>( 1mark)</w:t>
              </w:r>
            </w:ins>
          </w:p>
          <w:p w14:paraId="36373937" w14:textId="77777777" w:rsidR="00096BB9" w:rsidRDefault="00096BB9" w:rsidP="00096BB9">
            <w:pPr>
              <w:tabs>
                <w:tab w:val="left" w:pos="1134"/>
              </w:tabs>
              <w:rPr>
                <w:ins w:id="567" w:author="DIPLARIS, Martha" w:date="2020-06-09T06:22:00Z"/>
                <w:rFonts w:ascii="Times New Roman" w:hAnsi="Times New Roman" w:cs="Times New Roman"/>
                <w:color w:val="C00000"/>
              </w:rPr>
            </w:pPr>
            <w:ins w:id="568" w:author="DIPLARIS, Martha" w:date="2020-06-09T06:22:00Z">
              <w:r w:rsidRPr="004B182A">
                <w:rPr>
                  <w:rFonts w:ascii="Times New Roman" w:hAnsi="Times New Roman" w:cs="Times New Roman"/>
                  <w:color w:val="C00000"/>
                </w:rPr>
                <w:t xml:space="preserve">The </w:t>
              </w:r>
              <w:r w:rsidRPr="002F67C3">
                <w:rPr>
                  <w:rFonts w:ascii="Times New Roman" w:hAnsi="Times New Roman" w:cs="Times New Roman"/>
                  <w:b/>
                  <w:color w:val="C00000"/>
                </w:rPr>
                <w:t>reaction mixture would increase</w:t>
              </w:r>
              <w:r w:rsidRPr="004B182A">
                <w:rPr>
                  <w:rFonts w:ascii="Times New Roman" w:hAnsi="Times New Roman" w:cs="Times New Roman"/>
                  <w:color w:val="C00000"/>
                </w:rPr>
                <w:t xml:space="preserve"> as the change at t2 would favour the forward reaction </w:t>
              </w:r>
              <w:r>
                <w:rPr>
                  <w:rFonts w:ascii="Times New Roman" w:hAnsi="Times New Roman" w:cs="Times New Roman"/>
                  <w:color w:val="C00000"/>
                </w:rPr>
                <w:t xml:space="preserve">which is an </w:t>
              </w:r>
              <w:r w:rsidRPr="002F67C3">
                <w:rPr>
                  <w:rFonts w:ascii="Times New Roman" w:hAnsi="Times New Roman" w:cs="Times New Roman"/>
                  <w:b/>
                  <w:color w:val="C00000"/>
                </w:rPr>
                <w:t>exothermic reaction</w:t>
              </w:r>
              <w:r>
                <w:rPr>
                  <w:rFonts w:ascii="Times New Roman" w:hAnsi="Times New Roman" w:cs="Times New Roman"/>
                  <w:color w:val="C00000"/>
                </w:rPr>
                <w:t xml:space="preserve"> in this case. </w:t>
              </w:r>
              <w:r w:rsidRPr="002F67C3">
                <w:rPr>
                  <w:rFonts w:ascii="Times New Roman" w:hAnsi="Times New Roman" w:cs="Times New Roman"/>
                  <w:b/>
                  <w:color w:val="C00000"/>
                </w:rPr>
                <w:t>(1 mark)</w:t>
              </w:r>
            </w:ins>
          </w:p>
          <w:p w14:paraId="7F9AB5BD" w14:textId="77777777" w:rsidR="00096BB9" w:rsidRPr="002F67C3" w:rsidRDefault="00096BB9" w:rsidP="00096BB9">
            <w:pPr>
              <w:tabs>
                <w:tab w:val="left" w:pos="1134"/>
              </w:tabs>
              <w:rPr>
                <w:ins w:id="569" w:author="DIPLARIS, Martha" w:date="2020-06-09T06:22:00Z"/>
                <w:rFonts w:ascii="Times New Roman" w:hAnsi="Times New Roman" w:cs="Times New Roman"/>
                <w:b/>
              </w:rPr>
            </w:pPr>
            <w:ins w:id="570" w:author="DIPLARIS, Martha" w:date="2020-06-09T06:22:00Z">
              <w:r w:rsidRPr="004B182A">
                <w:rPr>
                  <w:rFonts w:ascii="Times New Roman" w:hAnsi="Times New Roman" w:cs="Times New Roman"/>
                  <w:color w:val="C00000"/>
                </w:rPr>
                <w:t xml:space="preserve">With an exothermic reaction the </w:t>
              </w:r>
              <w:r w:rsidRPr="002F67C3">
                <w:rPr>
                  <w:rFonts w:ascii="Times New Roman" w:hAnsi="Times New Roman" w:cs="Times New Roman"/>
                  <w:b/>
                  <w:color w:val="C00000"/>
                </w:rPr>
                <w:t>total energy of the products is less than the total chemical energy of the reactants</w:t>
              </w:r>
              <w:r>
                <w:rPr>
                  <w:rFonts w:ascii="Times New Roman" w:hAnsi="Times New Roman" w:cs="Times New Roman"/>
                  <w:color w:val="C00000"/>
                </w:rPr>
                <w:t xml:space="preserve">, the excess energy is released to the surroundings. </w:t>
              </w:r>
              <w:r w:rsidRPr="002F67C3">
                <w:rPr>
                  <w:rFonts w:ascii="Times New Roman" w:hAnsi="Times New Roman" w:cs="Times New Roman"/>
                  <w:b/>
                  <w:color w:val="C00000"/>
                </w:rPr>
                <w:t>( 1mark)</w:t>
              </w:r>
            </w:ins>
          </w:p>
          <w:p w14:paraId="53164BDF" w14:textId="6AAFF798" w:rsidR="00E800B7" w:rsidDel="00096BB9" w:rsidRDefault="00E800B7" w:rsidP="0058422A">
            <w:pPr>
              <w:pStyle w:val="ListParagraph"/>
              <w:tabs>
                <w:tab w:val="left" w:pos="1134"/>
              </w:tabs>
              <w:spacing w:line="480" w:lineRule="auto"/>
              <w:ind w:left="0"/>
              <w:rPr>
                <w:del w:id="571" w:author="DIPLARIS, Martha" w:date="2020-06-09T06:22:00Z"/>
                <w:rFonts w:ascii="Times New Roman" w:hAnsi="Times New Roman" w:cs="Times New Roman"/>
              </w:rPr>
            </w:pPr>
          </w:p>
        </w:tc>
      </w:tr>
      <w:tr w:rsidR="00E800B7" w:rsidDel="00096BB9" w14:paraId="1C01CE49" w14:textId="1A47CDF3" w:rsidTr="0058422A">
        <w:trPr>
          <w:del w:id="572" w:author="DIPLARIS, Martha" w:date="2020-06-09T06:22:00Z"/>
        </w:trPr>
        <w:tc>
          <w:tcPr>
            <w:tcW w:w="9072" w:type="dxa"/>
          </w:tcPr>
          <w:p w14:paraId="02E811DC" w14:textId="3C1C0710" w:rsidR="00E800B7" w:rsidDel="00096BB9" w:rsidRDefault="00E800B7" w:rsidP="0058422A">
            <w:pPr>
              <w:pStyle w:val="ListParagraph"/>
              <w:tabs>
                <w:tab w:val="left" w:pos="1134"/>
              </w:tabs>
              <w:spacing w:line="480" w:lineRule="auto"/>
              <w:ind w:left="0"/>
              <w:rPr>
                <w:del w:id="573" w:author="DIPLARIS, Martha" w:date="2020-06-09T06:22:00Z"/>
                <w:rFonts w:ascii="Times New Roman" w:hAnsi="Times New Roman" w:cs="Times New Roman"/>
              </w:rPr>
            </w:pPr>
          </w:p>
        </w:tc>
      </w:tr>
      <w:tr w:rsidR="00E800B7" w:rsidDel="00096BB9" w14:paraId="7B0302B8" w14:textId="6283282F" w:rsidTr="0058422A">
        <w:trPr>
          <w:del w:id="574" w:author="DIPLARIS, Martha" w:date="2020-06-09T06:22:00Z"/>
        </w:trPr>
        <w:tc>
          <w:tcPr>
            <w:tcW w:w="9072" w:type="dxa"/>
          </w:tcPr>
          <w:p w14:paraId="0C538431" w14:textId="4FB4B4A6" w:rsidR="00E800B7" w:rsidDel="00096BB9" w:rsidRDefault="00E800B7" w:rsidP="0058422A">
            <w:pPr>
              <w:pStyle w:val="ListParagraph"/>
              <w:tabs>
                <w:tab w:val="left" w:pos="1134"/>
              </w:tabs>
              <w:spacing w:line="480" w:lineRule="auto"/>
              <w:ind w:left="0"/>
              <w:rPr>
                <w:del w:id="575" w:author="DIPLARIS, Martha" w:date="2020-06-09T06:22:00Z"/>
                <w:rFonts w:ascii="Times New Roman" w:hAnsi="Times New Roman" w:cs="Times New Roman"/>
              </w:rPr>
            </w:pPr>
          </w:p>
        </w:tc>
      </w:tr>
      <w:tr w:rsidR="00E800B7" w:rsidDel="00096BB9" w14:paraId="4B466D97" w14:textId="6B7EF645" w:rsidTr="0058422A">
        <w:trPr>
          <w:del w:id="576" w:author="DIPLARIS, Martha" w:date="2020-06-09T06:22:00Z"/>
        </w:trPr>
        <w:tc>
          <w:tcPr>
            <w:tcW w:w="9072" w:type="dxa"/>
          </w:tcPr>
          <w:p w14:paraId="3D8C5284" w14:textId="5CA971C8" w:rsidR="00E800B7" w:rsidDel="00096BB9" w:rsidRDefault="00E800B7" w:rsidP="0058422A">
            <w:pPr>
              <w:pStyle w:val="ListParagraph"/>
              <w:tabs>
                <w:tab w:val="left" w:pos="1134"/>
              </w:tabs>
              <w:spacing w:line="480" w:lineRule="auto"/>
              <w:ind w:left="0"/>
              <w:rPr>
                <w:del w:id="577" w:author="DIPLARIS, Martha" w:date="2020-06-09T06:22:00Z"/>
                <w:rFonts w:ascii="Times New Roman" w:hAnsi="Times New Roman" w:cs="Times New Roman"/>
              </w:rPr>
            </w:pPr>
          </w:p>
        </w:tc>
      </w:tr>
    </w:tbl>
    <w:p w14:paraId="618EC0C0" w14:textId="1FE174F9" w:rsidR="00642F93" w:rsidRDefault="00642F93" w:rsidP="00642F93">
      <w:pPr>
        <w:tabs>
          <w:tab w:val="left" w:pos="1134"/>
        </w:tabs>
        <w:spacing w:after="0" w:line="240" w:lineRule="auto"/>
        <w:rPr>
          <w:rFonts w:ascii="Times New Roman" w:hAnsi="Times New Roman" w:cs="Times New Roman"/>
        </w:rPr>
      </w:pPr>
    </w:p>
    <w:p w14:paraId="27514143" w14:textId="77777777" w:rsidR="00642F93" w:rsidRPr="00642F93" w:rsidRDefault="00642F93" w:rsidP="00642F93">
      <w:pPr>
        <w:tabs>
          <w:tab w:val="left" w:pos="1134"/>
        </w:tabs>
        <w:spacing w:after="0" w:line="240" w:lineRule="auto"/>
        <w:rPr>
          <w:rFonts w:ascii="Times New Roman" w:hAnsi="Times New Roman" w:cs="Times New Roman"/>
        </w:rPr>
      </w:pPr>
    </w:p>
    <w:p w14:paraId="413F0B5E" w14:textId="5654E284" w:rsidR="00F857B5" w:rsidRDefault="00517293" w:rsidP="00F857B5">
      <w:pPr>
        <w:tabs>
          <w:tab w:val="left" w:pos="1134"/>
        </w:tabs>
        <w:spacing w:after="0" w:line="240" w:lineRule="auto"/>
        <w:rPr>
          <w:rFonts w:ascii="Times New Roman" w:hAnsi="Times New Roman" w:cs="Times New Roman"/>
          <w:b/>
        </w:rPr>
      </w:pPr>
      <w:r w:rsidRPr="00517293">
        <w:rPr>
          <w:rFonts w:ascii="Times New Roman" w:hAnsi="Times New Roman" w:cs="Times New Roman"/>
          <w:b/>
        </w:rPr>
        <w:lastRenderedPageBreak/>
        <w:t>Question 5</w:t>
      </w:r>
      <w:r w:rsidR="00047FA3">
        <w:rPr>
          <w:rFonts w:ascii="Times New Roman" w:hAnsi="Times New Roman" w:cs="Times New Roman"/>
          <w:b/>
        </w:rPr>
        <w:t xml:space="preserve">     (</w:t>
      </w:r>
      <w:ins w:id="578" w:author="DIPLARIS, Martha" w:date="2020-05-25T09:39:00Z">
        <w:r w:rsidR="00254CE8">
          <w:rPr>
            <w:rFonts w:ascii="Times New Roman" w:hAnsi="Times New Roman" w:cs="Times New Roman"/>
            <w:b/>
          </w:rPr>
          <w:t xml:space="preserve">9 </w:t>
        </w:r>
      </w:ins>
      <w:del w:id="579" w:author="DIPLARIS, Martha" w:date="2020-05-25T09:39:00Z">
        <w:r w:rsidR="00047FA3" w:rsidDel="00254CE8">
          <w:rPr>
            <w:rFonts w:ascii="Times New Roman" w:hAnsi="Times New Roman" w:cs="Times New Roman"/>
            <w:b/>
          </w:rPr>
          <w:delText>8</w:delText>
        </w:r>
        <w:r w:rsidR="007E7F3B" w:rsidDel="00254CE8">
          <w:rPr>
            <w:rFonts w:ascii="Times New Roman" w:hAnsi="Times New Roman" w:cs="Times New Roman"/>
            <w:b/>
          </w:rPr>
          <w:delText xml:space="preserve"> </w:delText>
        </w:r>
      </w:del>
      <w:r w:rsidR="007E7F3B">
        <w:rPr>
          <w:rFonts w:ascii="Times New Roman" w:hAnsi="Times New Roman" w:cs="Times New Roman"/>
          <w:b/>
        </w:rPr>
        <w:t>marks)</w:t>
      </w:r>
    </w:p>
    <w:p w14:paraId="29A92EDD" w14:textId="003C66B0" w:rsidR="00517293" w:rsidRDefault="00517293" w:rsidP="00F857B5">
      <w:pPr>
        <w:tabs>
          <w:tab w:val="left" w:pos="1134"/>
        </w:tabs>
        <w:spacing w:after="0" w:line="240" w:lineRule="auto"/>
        <w:rPr>
          <w:rFonts w:ascii="Times New Roman" w:hAnsi="Times New Roman" w:cs="Times New Roman"/>
          <w:b/>
        </w:rPr>
      </w:pPr>
    </w:p>
    <w:p w14:paraId="679985C7" w14:textId="692B2627" w:rsidR="00517293" w:rsidRDefault="00517293" w:rsidP="00F857B5">
      <w:pPr>
        <w:tabs>
          <w:tab w:val="left" w:pos="1134"/>
        </w:tabs>
        <w:spacing w:after="0" w:line="240" w:lineRule="auto"/>
        <w:rPr>
          <w:rFonts w:ascii="Times New Roman" w:hAnsi="Times New Roman" w:cs="Times New Roman"/>
          <w:shd w:val="clear" w:color="auto" w:fill="FFFFFF"/>
        </w:rPr>
      </w:pPr>
      <w:r w:rsidRPr="00517293">
        <w:rPr>
          <w:rFonts w:ascii="Times New Roman" w:hAnsi="Times New Roman" w:cs="Times New Roman"/>
          <w:bCs/>
          <w:shd w:val="clear" w:color="auto" w:fill="FFFFFF"/>
        </w:rPr>
        <w:t>Phosphoryl chloride</w:t>
      </w:r>
      <w:r>
        <w:rPr>
          <w:rFonts w:ascii="Times New Roman" w:hAnsi="Times New Roman" w:cs="Times New Roman"/>
          <w:shd w:val="clear" w:color="auto" w:fill="FFFFFF"/>
        </w:rPr>
        <w:t xml:space="preserve">, </w:t>
      </w:r>
      <w:r w:rsidR="0058422A">
        <w:rPr>
          <w:rFonts w:ascii="Times New Roman" w:hAnsi="Times New Roman" w:cs="Times New Roman"/>
          <w:shd w:val="clear" w:color="auto" w:fill="FFFFFF"/>
        </w:rPr>
        <w:t>(</w:t>
      </w:r>
      <w:hyperlink r:id="rId21" w:tooltip="Phosphorus" w:history="1">
        <w:r w:rsidRPr="00517293">
          <w:rPr>
            <w:rStyle w:val="Hyperlink"/>
            <w:rFonts w:ascii="Times New Roman" w:hAnsi="Times New Roman" w:cs="Times New Roman"/>
            <w:color w:val="auto"/>
            <w:u w:val="none"/>
            <w:shd w:val="clear" w:color="auto" w:fill="FFFFFF"/>
          </w:rPr>
          <w:t>P</w:t>
        </w:r>
      </w:hyperlink>
      <w:hyperlink r:id="rId22" w:tooltip="Oxygen" w:history="1">
        <w:r w:rsidRPr="00517293">
          <w:rPr>
            <w:rStyle w:val="Hyperlink"/>
            <w:rFonts w:ascii="Times New Roman" w:hAnsi="Times New Roman" w:cs="Times New Roman"/>
            <w:color w:val="auto"/>
            <w:u w:val="none"/>
            <w:shd w:val="clear" w:color="auto" w:fill="FFFFFF"/>
          </w:rPr>
          <w:t>O</w:t>
        </w:r>
      </w:hyperlink>
      <w:hyperlink r:id="rId23" w:tooltip="Chlorine" w:history="1">
        <w:r w:rsidRPr="00517293">
          <w:rPr>
            <w:rStyle w:val="Hyperlink"/>
            <w:rFonts w:ascii="Times New Roman" w:hAnsi="Times New Roman" w:cs="Times New Roman"/>
            <w:color w:val="auto"/>
            <w:u w:val="none"/>
            <w:shd w:val="clear" w:color="auto" w:fill="FFFFFF"/>
          </w:rPr>
          <w:t>Cl</w:t>
        </w:r>
      </w:hyperlink>
      <w:r w:rsidRPr="00517293">
        <w:rPr>
          <w:rFonts w:ascii="Times New Roman" w:hAnsi="Times New Roman" w:cs="Times New Roman"/>
          <w:shd w:val="clear" w:color="auto" w:fill="FFFFFF"/>
          <w:vertAlign w:val="subscript"/>
        </w:rPr>
        <w:t>3</w:t>
      </w:r>
      <w:r w:rsidR="0058422A">
        <w:rPr>
          <w:rFonts w:ascii="Times New Roman" w:hAnsi="Times New Roman" w:cs="Times New Roman"/>
          <w:shd w:val="clear" w:color="auto" w:fill="FFFFFF"/>
        </w:rPr>
        <w:t>)</w:t>
      </w:r>
      <w:r w:rsidRPr="00517293">
        <w:rPr>
          <w:rFonts w:ascii="Times New Roman" w:hAnsi="Times New Roman" w:cs="Times New Roman"/>
          <w:shd w:val="clear" w:color="auto" w:fill="FFFFFF"/>
        </w:rPr>
        <w:t xml:space="preserve"> </w:t>
      </w:r>
      <w:r>
        <w:rPr>
          <w:rFonts w:ascii="Times New Roman" w:hAnsi="Times New Roman" w:cs="Times New Roman"/>
          <w:shd w:val="clear" w:color="auto" w:fill="FFFFFF"/>
        </w:rPr>
        <w:t>is</w:t>
      </w:r>
      <w:r w:rsidRPr="00517293">
        <w:rPr>
          <w:rFonts w:ascii="Times New Roman" w:hAnsi="Times New Roman" w:cs="Times New Roman"/>
          <w:shd w:val="clear" w:color="auto" w:fill="FFFFFF"/>
        </w:rPr>
        <w:t xml:space="preserve"> manufactured industrially on a large scale from </w:t>
      </w:r>
      <w:hyperlink r:id="rId24" w:tooltip="Phosphorus trichloride" w:history="1">
        <w:r w:rsidRPr="00517293">
          <w:rPr>
            <w:rStyle w:val="Hyperlink"/>
            <w:rFonts w:ascii="Times New Roman" w:hAnsi="Times New Roman" w:cs="Times New Roman"/>
            <w:color w:val="auto"/>
            <w:u w:val="none"/>
            <w:shd w:val="clear" w:color="auto" w:fill="FFFFFF"/>
          </w:rPr>
          <w:t>phosphorus trichloride</w:t>
        </w:r>
      </w:hyperlink>
      <w:r>
        <w:rPr>
          <w:rFonts w:ascii="Times New Roman" w:hAnsi="Times New Roman" w:cs="Times New Roman"/>
        </w:rPr>
        <w:t xml:space="preserve">, </w:t>
      </w:r>
      <w:r w:rsidR="0058422A">
        <w:rPr>
          <w:rFonts w:ascii="Times New Roman" w:hAnsi="Times New Roman" w:cs="Times New Roman"/>
        </w:rPr>
        <w:t>(</w:t>
      </w:r>
      <w:r>
        <w:rPr>
          <w:rFonts w:ascii="Times New Roman" w:hAnsi="Times New Roman" w:cs="Times New Roman"/>
        </w:rPr>
        <w:t>PCl</w:t>
      </w:r>
      <w:r w:rsidRPr="00517293">
        <w:rPr>
          <w:rFonts w:ascii="Times New Roman" w:hAnsi="Times New Roman" w:cs="Times New Roman"/>
          <w:vertAlign w:val="subscript"/>
        </w:rPr>
        <w:t>3</w:t>
      </w:r>
      <w:r w:rsidRPr="00517293">
        <w:rPr>
          <w:rFonts w:ascii="Times New Roman" w:hAnsi="Times New Roman" w:cs="Times New Roman"/>
          <w:shd w:val="clear" w:color="auto" w:fill="FFFFFF"/>
          <w:vertAlign w:val="subscript"/>
        </w:rPr>
        <w:t> </w:t>
      </w:r>
      <w:r w:rsidR="0058422A">
        <w:rPr>
          <w:rFonts w:ascii="Times New Roman" w:hAnsi="Times New Roman" w:cs="Times New Roman"/>
          <w:shd w:val="clear" w:color="auto" w:fill="FFFFFF"/>
        </w:rPr>
        <w:t xml:space="preserve">) </w:t>
      </w:r>
      <w:r w:rsidRPr="00517293">
        <w:rPr>
          <w:rFonts w:ascii="Times New Roman" w:hAnsi="Times New Roman" w:cs="Times New Roman"/>
          <w:shd w:val="clear" w:color="auto" w:fill="FFFFFF"/>
        </w:rPr>
        <w:t>and </w:t>
      </w:r>
      <w:hyperlink r:id="rId25" w:tooltip="Oxygen" w:history="1">
        <w:r w:rsidRPr="00517293">
          <w:rPr>
            <w:rStyle w:val="Hyperlink"/>
            <w:rFonts w:ascii="Times New Roman" w:hAnsi="Times New Roman" w:cs="Times New Roman"/>
            <w:color w:val="auto"/>
            <w:u w:val="none"/>
            <w:shd w:val="clear" w:color="auto" w:fill="FFFFFF"/>
          </w:rPr>
          <w:t>oxygen</w:t>
        </w:r>
      </w:hyperlink>
      <w:r>
        <w:rPr>
          <w:rFonts w:ascii="Times New Roman" w:hAnsi="Times New Roman" w:cs="Times New Roman"/>
          <w:shd w:val="clear" w:color="auto" w:fill="FFFFFF"/>
        </w:rPr>
        <w:t xml:space="preserve"> according to the reaction:</w:t>
      </w:r>
    </w:p>
    <w:p w14:paraId="7CA704C8" w14:textId="77777777" w:rsidR="00517293" w:rsidRDefault="00517293" w:rsidP="00F857B5">
      <w:pPr>
        <w:tabs>
          <w:tab w:val="left" w:pos="1134"/>
        </w:tabs>
        <w:spacing w:after="0" w:line="240" w:lineRule="auto"/>
        <w:rPr>
          <w:rFonts w:ascii="Times New Roman" w:hAnsi="Times New Roman" w:cs="Times New Roman"/>
          <w:shd w:val="clear" w:color="auto" w:fill="FFFFFF"/>
        </w:rPr>
      </w:pPr>
    </w:p>
    <w:p w14:paraId="54D5EB18" w14:textId="5DF97A5C" w:rsidR="00517293" w:rsidRDefault="00517293" w:rsidP="00517293">
      <w:pPr>
        <w:tabs>
          <w:tab w:val="left" w:pos="1134"/>
        </w:tabs>
        <w:spacing w:after="0" w:line="240" w:lineRule="auto"/>
        <w:jc w:val="center"/>
        <w:rPr>
          <w:rFonts w:ascii="Times New Roman" w:eastAsiaTheme="minorEastAsia" w:hAnsi="Times New Roman" w:cs="Times New Roman"/>
        </w:rPr>
      </w:pPr>
      <w:r>
        <w:rPr>
          <w:rFonts w:ascii="Times New Roman" w:hAnsi="Times New Roman" w:cs="Times New Roman"/>
          <w:shd w:val="clear" w:color="auto" w:fill="FFFFFF"/>
        </w:rPr>
        <w:t>2PCl</w:t>
      </w:r>
      <w:r w:rsidRPr="00517293">
        <w:rPr>
          <w:rFonts w:ascii="Times New Roman" w:hAnsi="Times New Roman" w:cs="Times New Roman"/>
          <w:shd w:val="clear" w:color="auto" w:fill="FFFFFF"/>
          <w:vertAlign w:val="subscript"/>
        </w:rPr>
        <w:t>3</w:t>
      </w:r>
      <w:r>
        <w:rPr>
          <w:rFonts w:ascii="Times New Roman" w:hAnsi="Times New Roman" w:cs="Times New Roman"/>
          <w:shd w:val="clear" w:color="auto" w:fill="FFFFFF"/>
        </w:rPr>
        <w:t>(g)     +      O</w:t>
      </w:r>
      <w:r w:rsidRPr="00517293">
        <w:rPr>
          <w:rFonts w:ascii="Times New Roman" w:hAnsi="Times New Roman" w:cs="Times New Roman"/>
          <w:shd w:val="clear" w:color="auto" w:fill="FFFFFF"/>
          <w:vertAlign w:val="subscript"/>
        </w:rPr>
        <w:t>2</w:t>
      </w:r>
      <w:r>
        <w:rPr>
          <w:rFonts w:ascii="Times New Roman" w:hAnsi="Times New Roman" w:cs="Times New Roman"/>
          <w:shd w:val="clear" w:color="auto" w:fill="FFFFFF"/>
        </w:rPr>
        <w:t xml:space="preserve"> (g)     </w:t>
      </w:r>
      <w:r w:rsidRPr="00517293">
        <w:rPr>
          <w:rFonts w:ascii="Times New Roman" w:hAnsi="Times New Roman" w:cs="Times New Roman"/>
          <w:shd w:val="clear" w:color="auto" w:fill="FFFFFF"/>
        </w:rPr>
        <w:t xml:space="preserve"> </w:t>
      </w:r>
      <m:oMath>
        <m:r>
          <w:rPr>
            <w:rFonts w:ascii="Cambria Math" w:hAnsi="Cambria Math" w:cs="Times New Roman"/>
          </w:rPr>
          <m:t>⇌</m:t>
        </m:r>
      </m:oMath>
      <w:r>
        <w:rPr>
          <w:rFonts w:ascii="Times New Roman" w:eastAsiaTheme="minorEastAsia" w:hAnsi="Times New Roman" w:cs="Times New Roman"/>
        </w:rPr>
        <w:t xml:space="preserve">     2POCl</w:t>
      </w:r>
      <w:r w:rsidRPr="00517293">
        <w:rPr>
          <w:rFonts w:ascii="Times New Roman" w:eastAsiaTheme="minorEastAsia" w:hAnsi="Times New Roman" w:cs="Times New Roman"/>
          <w:vertAlign w:val="subscript"/>
        </w:rPr>
        <w:t>3</w:t>
      </w:r>
      <w:r>
        <w:rPr>
          <w:rFonts w:ascii="Times New Roman" w:eastAsiaTheme="minorEastAsia" w:hAnsi="Times New Roman" w:cs="Times New Roman"/>
        </w:rPr>
        <w:t xml:space="preserve"> (g)                  ∆H = −560 kJ mol</w:t>
      </w:r>
      <w:r w:rsidRPr="00517293">
        <w:rPr>
          <w:rFonts w:ascii="Times New Roman" w:eastAsiaTheme="minorEastAsia" w:hAnsi="Times New Roman" w:cs="Times New Roman"/>
          <w:vertAlign w:val="superscript"/>
        </w:rPr>
        <w:t>−1</w:t>
      </w:r>
    </w:p>
    <w:p w14:paraId="46D80C7D" w14:textId="720A8AF9" w:rsidR="00517293" w:rsidRDefault="00517293" w:rsidP="00517293">
      <w:pPr>
        <w:tabs>
          <w:tab w:val="left" w:pos="1134"/>
        </w:tabs>
        <w:spacing w:after="0" w:line="240" w:lineRule="auto"/>
        <w:jc w:val="center"/>
        <w:rPr>
          <w:rFonts w:ascii="Times New Roman" w:eastAsiaTheme="minorEastAsia" w:hAnsi="Times New Roman" w:cs="Times New Roman"/>
        </w:rPr>
      </w:pPr>
    </w:p>
    <w:p w14:paraId="520696AF" w14:textId="09CAA27F" w:rsidR="00F857B5" w:rsidRDefault="00517293" w:rsidP="00F857B5">
      <w:pPr>
        <w:tabs>
          <w:tab w:val="left" w:pos="1134"/>
        </w:tabs>
        <w:spacing w:after="0" w:line="240" w:lineRule="auto"/>
        <w:rPr>
          <w:rFonts w:ascii="Times New Roman" w:hAnsi="Times New Roman" w:cs="Times New Roman"/>
          <w:shd w:val="clear" w:color="auto" w:fill="FFFFFF"/>
        </w:rPr>
      </w:pPr>
      <w:r>
        <w:rPr>
          <w:rFonts w:ascii="Times New Roman" w:eastAsiaTheme="minorEastAsia" w:hAnsi="Times New Roman" w:cs="Times New Roman"/>
        </w:rPr>
        <w:t xml:space="preserve">The change in concentration of </w:t>
      </w:r>
      <w:r>
        <w:rPr>
          <w:rFonts w:ascii="Times New Roman" w:hAnsi="Times New Roman" w:cs="Times New Roman"/>
          <w:bCs/>
          <w:shd w:val="clear" w:color="auto" w:fill="FFFFFF"/>
        </w:rPr>
        <w:t>p</w:t>
      </w:r>
      <w:r w:rsidRPr="00517293">
        <w:rPr>
          <w:rFonts w:ascii="Times New Roman" w:hAnsi="Times New Roman" w:cs="Times New Roman"/>
          <w:bCs/>
          <w:shd w:val="clear" w:color="auto" w:fill="FFFFFF"/>
        </w:rPr>
        <w:t>hosphoryl chloride</w:t>
      </w:r>
      <w:r>
        <w:rPr>
          <w:rFonts w:ascii="Times New Roman" w:hAnsi="Times New Roman" w:cs="Times New Roman"/>
          <w:shd w:val="clear" w:color="auto" w:fill="FFFFFF"/>
        </w:rPr>
        <w:t xml:space="preserve"> with time when only PCl</w:t>
      </w:r>
      <w:r w:rsidRPr="00517293">
        <w:rPr>
          <w:rFonts w:ascii="Times New Roman" w:hAnsi="Times New Roman" w:cs="Times New Roman"/>
          <w:shd w:val="clear" w:color="auto" w:fill="FFFFFF"/>
          <w:vertAlign w:val="subscript"/>
        </w:rPr>
        <w:t>3</w:t>
      </w:r>
      <w:r w:rsidR="009D7323">
        <w:rPr>
          <w:rFonts w:ascii="Times New Roman" w:hAnsi="Times New Roman" w:cs="Times New Roman"/>
          <w:shd w:val="clear" w:color="auto" w:fill="FFFFFF"/>
          <w:vertAlign w:val="subscript"/>
        </w:rPr>
        <w:t xml:space="preserve"> </w:t>
      </w:r>
      <w:r w:rsidR="009D7323">
        <w:rPr>
          <w:rFonts w:ascii="Times New Roman" w:hAnsi="Times New Roman" w:cs="Times New Roman"/>
          <w:shd w:val="clear" w:color="auto" w:fill="FFFFFF"/>
        </w:rPr>
        <w:t xml:space="preserve"> gas and O</w:t>
      </w:r>
      <w:r w:rsidR="009D7323" w:rsidRPr="00517293">
        <w:rPr>
          <w:rFonts w:ascii="Times New Roman" w:hAnsi="Times New Roman" w:cs="Times New Roman"/>
          <w:shd w:val="clear" w:color="auto" w:fill="FFFFFF"/>
          <w:vertAlign w:val="subscript"/>
        </w:rPr>
        <w:t>2</w:t>
      </w:r>
      <w:r w:rsidR="009D7323">
        <w:rPr>
          <w:rFonts w:ascii="Times New Roman" w:hAnsi="Times New Roman" w:cs="Times New Roman"/>
          <w:shd w:val="clear" w:color="auto" w:fill="FFFFFF"/>
        </w:rPr>
        <w:t xml:space="preserve"> gas are present initially in a 1.0 L sealed container at 400</w:t>
      </w:r>
      <w:r w:rsidR="009D7323" w:rsidRPr="009D7323">
        <w:rPr>
          <w:rFonts w:ascii="Times New Roman" w:hAnsi="Times New Roman" w:cs="Times New Roman"/>
          <w:shd w:val="clear" w:color="auto" w:fill="FFFFFF"/>
          <w:vertAlign w:val="superscript"/>
        </w:rPr>
        <w:t>0</w:t>
      </w:r>
      <w:r w:rsidR="009D7323">
        <w:rPr>
          <w:rFonts w:ascii="Times New Roman" w:hAnsi="Times New Roman" w:cs="Times New Roman"/>
          <w:shd w:val="clear" w:color="auto" w:fill="FFFFFF"/>
        </w:rPr>
        <w:t>C is shown below:</w:t>
      </w:r>
    </w:p>
    <w:p w14:paraId="3DC8898D" w14:textId="4A3C9A21" w:rsidR="009D7323" w:rsidRDefault="009D7323" w:rsidP="00F857B5">
      <w:pPr>
        <w:tabs>
          <w:tab w:val="left" w:pos="1134"/>
        </w:tabs>
        <w:spacing w:after="0" w:line="240" w:lineRule="auto"/>
        <w:rPr>
          <w:rFonts w:ascii="Times New Roman" w:hAnsi="Times New Roman" w:cs="Times New Roman"/>
          <w:shd w:val="clear" w:color="auto" w:fill="FFFFFF"/>
        </w:rPr>
      </w:pPr>
    </w:p>
    <w:p w14:paraId="4477EE27" w14:textId="7ABA2E2E" w:rsidR="009D7323" w:rsidRDefault="009D7323" w:rsidP="00F857B5">
      <w:pPr>
        <w:tabs>
          <w:tab w:val="left" w:pos="1134"/>
        </w:tabs>
        <w:spacing w:after="0" w:line="240" w:lineRule="auto"/>
        <w:rPr>
          <w:rFonts w:ascii="Times New Roman" w:hAnsi="Times New Roman" w:cs="Times New Roman"/>
          <w:shd w:val="clear" w:color="auto" w:fill="FFFFFF"/>
        </w:rPr>
      </w:pPr>
    </w:p>
    <w:p w14:paraId="3947127F" w14:textId="56E74D5C" w:rsidR="00914BB6" w:rsidRDefault="00FE57FA" w:rsidP="00F857B5">
      <w:p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87936" behindDoc="0" locked="0" layoutInCell="1" allowOverlap="1" wp14:anchorId="028FB4EB" wp14:editId="7DDB666B">
                <wp:simplePos x="0" y="0"/>
                <wp:positionH relativeFrom="column">
                  <wp:posOffset>1644650</wp:posOffset>
                </wp:positionH>
                <wp:positionV relativeFrom="paragraph">
                  <wp:posOffset>111125</wp:posOffset>
                </wp:positionV>
                <wp:extent cx="12700" cy="2425700"/>
                <wp:effectExtent l="57150" t="38100" r="63500" b="12700"/>
                <wp:wrapNone/>
                <wp:docPr id="43" name="Straight Arrow Connector 43"/>
                <wp:cNvGraphicFramePr/>
                <a:graphic xmlns:a="http://schemas.openxmlformats.org/drawingml/2006/main">
                  <a:graphicData uri="http://schemas.microsoft.com/office/word/2010/wordprocessingShape">
                    <wps:wsp>
                      <wps:cNvCnPr/>
                      <wps:spPr>
                        <a:xfrm flipV="1">
                          <a:off x="0" y="0"/>
                          <a:ext cx="12700" cy="2425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762122" id="_x0000_t32" coordsize="21600,21600" o:spt="32" o:oned="t" path="m,l21600,21600e" filled="f">
                <v:path arrowok="t" fillok="f" o:connecttype="none"/>
                <o:lock v:ext="edit" shapetype="t"/>
              </v:shapetype>
              <v:shape id="Straight Arrow Connector 43" o:spid="_x0000_s1026" type="#_x0000_t32" style="position:absolute;margin-left:129.5pt;margin-top:8.75pt;width:1pt;height:191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" strokecolor="black [3040]">
                <v:stroke endarrow="block"/>
              </v:shape>
            </w:pict>
          </mc:Fallback>
        </mc:AlternateContent>
      </w:r>
      <w:r w:rsidR="00641BE1">
        <w:rPr>
          <w:rFonts w:ascii="Times New Roman" w:hAnsi="Times New Roman" w:cs="Times New Roman"/>
          <w:noProof/>
          <w:lang w:eastAsia="en-AU"/>
        </w:rPr>
        <mc:AlternateContent>
          <mc:Choice Requires="wps">
            <w:drawing>
              <wp:anchor distT="0" distB="0" distL="114300" distR="114300" simplePos="0" relativeHeight="251674624" behindDoc="0" locked="0" layoutInCell="1" allowOverlap="1" wp14:anchorId="53DD4301" wp14:editId="23BA2474">
                <wp:simplePos x="0" y="0"/>
                <wp:positionH relativeFrom="column">
                  <wp:posOffset>899730</wp:posOffset>
                </wp:positionH>
                <wp:positionV relativeFrom="paragraph">
                  <wp:posOffset>23108</wp:posOffset>
                </wp:positionV>
                <wp:extent cx="665019" cy="454756"/>
                <wp:effectExtent l="0" t="0" r="1905" b="2540"/>
                <wp:wrapNone/>
                <wp:docPr id="7" name="Text Box 7"/>
                <wp:cNvGraphicFramePr/>
                <a:graphic xmlns:a="http://schemas.openxmlformats.org/drawingml/2006/main">
                  <a:graphicData uri="http://schemas.microsoft.com/office/word/2010/wordprocessingShape">
                    <wps:wsp>
                      <wps:cNvSpPr txBox="1"/>
                      <wps:spPr>
                        <a:xfrm>
                          <a:off x="0" y="0"/>
                          <a:ext cx="665019" cy="454756"/>
                        </a:xfrm>
                        <a:prstGeom prst="rect">
                          <a:avLst/>
                        </a:prstGeom>
                        <a:solidFill>
                          <a:schemeClr val="lt1"/>
                        </a:solidFill>
                        <a:ln w="6350">
                          <a:noFill/>
                        </a:ln>
                      </wps:spPr>
                      <wps:txbx>
                        <w:txbxContent>
                          <w:p w14:paraId="07831679" w14:textId="28CB55D4" w:rsidR="005B43FD" w:rsidRDefault="005B43FD" w:rsidP="00641BE1">
                            <w:pPr>
                              <w:spacing w:after="0"/>
                            </w:pPr>
                            <w:r>
                              <w:t>POCl</w:t>
                            </w:r>
                            <w:r w:rsidRPr="00641BE1">
                              <w:rPr>
                                <w:vertAlign w:val="subscript"/>
                              </w:rPr>
                              <w:t>3</w:t>
                            </w:r>
                            <w:r>
                              <w:t xml:space="preserve"> </w:t>
                            </w:r>
                          </w:p>
                          <w:p w14:paraId="1BA872E5" w14:textId="7A45D7DC" w:rsidR="005B43FD" w:rsidRPr="00641BE1" w:rsidRDefault="005B43FD" w:rsidP="00641BE1">
                            <w:pPr>
                              <w:spacing w:after="0"/>
                            </w:pPr>
                            <w:r>
                              <w:t>(mol L</w:t>
                            </w:r>
                            <w:r w:rsidRPr="00641BE1">
                              <w:rPr>
                                <w:vertAlign w:val="superscript"/>
                              </w:rPr>
                              <w:t>-1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D4301" id="Text Box 7" o:spid="_x0000_s1037" type="#_x0000_t202" style="position:absolute;margin-left:70.85pt;margin-top:1.8pt;width:52.35pt;height:35.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" fillcolor="white [3201]" stroked="f" strokeweight=".5pt">
                <v:textbox>
                  <w:txbxContent>
                    <w:p w14:paraId="07831679" w14:textId="28CB55D4" w:rsidR="005B43FD" w:rsidRDefault="005B43FD" w:rsidP="00641BE1">
                      <w:pPr>
                        <w:spacing w:after="0"/>
                      </w:pPr>
                      <w:r>
                        <w:t>POCl</w:t>
                      </w:r>
                      <w:r w:rsidRPr="00641BE1">
                        <w:rPr>
                          <w:vertAlign w:val="subscript"/>
                        </w:rPr>
                        <w:t>3</w:t>
                      </w:r>
                      <w:r>
                        <w:t xml:space="preserve"> </w:t>
                      </w:r>
                    </w:p>
                    <w:p w14:paraId="1BA872E5" w14:textId="7A45D7DC" w:rsidR="005B43FD" w:rsidRPr="00641BE1" w:rsidRDefault="005B43FD" w:rsidP="00641BE1">
                      <w:pPr>
                        <w:spacing w:after="0"/>
                      </w:pPr>
                      <w:r>
                        <w:t>(mol L</w:t>
                      </w:r>
                      <w:r w:rsidRPr="00641BE1">
                        <w:rPr>
                          <w:vertAlign w:val="superscript"/>
                        </w:rPr>
                        <w:t>-1</w:t>
                      </w:r>
                      <w:r>
                        <w:t>)</w:t>
                      </w:r>
                    </w:p>
                  </w:txbxContent>
                </v:textbox>
              </v:shape>
            </w:pict>
          </mc:Fallback>
        </mc:AlternateContent>
      </w:r>
      <w:r w:rsidR="00641BE1">
        <w:rPr>
          <w:rFonts w:ascii="Times New Roman" w:hAnsi="Times New Roman" w:cs="Times New Roman"/>
          <w:noProof/>
          <w:lang w:eastAsia="en-AU"/>
        </w:rPr>
        <mc:AlternateContent>
          <mc:Choice Requires="wps">
            <w:drawing>
              <wp:anchor distT="0" distB="0" distL="114300" distR="114300" simplePos="0" relativeHeight="251670528" behindDoc="0" locked="0" layoutInCell="1" allowOverlap="1" wp14:anchorId="06F69089" wp14:editId="31F7F870">
                <wp:simplePos x="0" y="0"/>
                <wp:positionH relativeFrom="margin">
                  <wp:align>right</wp:align>
                </wp:positionH>
                <wp:positionV relativeFrom="paragraph">
                  <wp:posOffset>101345</wp:posOffset>
                </wp:positionV>
                <wp:extent cx="4792043" cy="2620954"/>
                <wp:effectExtent l="0" t="0" r="8890" b="8255"/>
                <wp:wrapNone/>
                <wp:docPr id="2" name="Text Box 2"/>
                <wp:cNvGraphicFramePr/>
                <a:graphic xmlns:a="http://schemas.openxmlformats.org/drawingml/2006/main">
                  <a:graphicData uri="http://schemas.microsoft.com/office/word/2010/wordprocessingShape">
                    <wps:wsp>
                      <wps:cNvSpPr txBox="1"/>
                      <wps:spPr>
                        <a:xfrm>
                          <a:off x="0" y="0"/>
                          <a:ext cx="4792043" cy="2620954"/>
                        </a:xfrm>
                        <a:prstGeom prst="rect">
                          <a:avLst/>
                        </a:prstGeom>
                        <a:solidFill>
                          <a:schemeClr val="lt1"/>
                        </a:solidFill>
                        <a:ln w="6350">
                          <a:noFill/>
                        </a:ln>
                      </wps:spPr>
                      <wps:txbx>
                        <w:txbxContent>
                          <w:p w14:paraId="73990773" w14:textId="4056BFB4" w:rsidR="005B43FD" w:rsidRDefault="005B43FD"/>
                          <w:tbl>
                            <w:tblPr>
                              <w:tblStyle w:val="TableGrid"/>
                              <w:tblW w:w="0" w:type="auto"/>
                              <w:tblLook w:val="04A0" w:firstRow="1" w:lastRow="0" w:firstColumn="1" w:lastColumn="0" w:noHBand="0" w:noVBand="1"/>
                            </w:tblPr>
                            <w:tblGrid>
                              <w:gridCol w:w="988"/>
                              <w:gridCol w:w="4832"/>
                            </w:tblGrid>
                            <w:tr w:rsidR="005B43FD" w14:paraId="0A151CFA" w14:textId="77777777" w:rsidTr="00F949F4">
                              <w:trPr>
                                <w:trHeight w:val="397"/>
                              </w:trPr>
                              <w:tc>
                                <w:tcPr>
                                  <w:tcW w:w="988" w:type="dxa"/>
                                  <w:tcBorders>
                                    <w:top w:val="nil"/>
                                    <w:left w:val="nil"/>
                                    <w:bottom w:val="nil"/>
                                  </w:tcBorders>
                                </w:tcPr>
                                <w:p w14:paraId="529AAD5C" w14:textId="77777777" w:rsidR="005B43FD" w:rsidRDefault="005B43FD"/>
                              </w:tc>
                              <w:tc>
                                <w:tcPr>
                                  <w:tcW w:w="4832" w:type="dxa"/>
                                </w:tcPr>
                                <w:p w14:paraId="12F9894D" w14:textId="77777777" w:rsidR="005B43FD" w:rsidRDefault="005B43FD"/>
                              </w:tc>
                            </w:tr>
                            <w:tr w:rsidR="005B43FD" w14:paraId="6AD007A0" w14:textId="77777777" w:rsidTr="00F949F4">
                              <w:trPr>
                                <w:trHeight w:val="397"/>
                              </w:trPr>
                              <w:tc>
                                <w:tcPr>
                                  <w:tcW w:w="988" w:type="dxa"/>
                                  <w:tcBorders>
                                    <w:top w:val="nil"/>
                                    <w:left w:val="nil"/>
                                    <w:bottom w:val="nil"/>
                                  </w:tcBorders>
                                </w:tcPr>
                                <w:p w14:paraId="670559AA" w14:textId="77777777" w:rsidR="005B43FD" w:rsidRDefault="005B43FD"/>
                              </w:tc>
                              <w:tc>
                                <w:tcPr>
                                  <w:tcW w:w="4832" w:type="dxa"/>
                                </w:tcPr>
                                <w:p w14:paraId="534DCD76" w14:textId="77777777" w:rsidR="005B43FD" w:rsidRDefault="005B43FD"/>
                              </w:tc>
                            </w:tr>
                            <w:tr w:rsidR="005B43FD" w14:paraId="56514C06" w14:textId="77777777" w:rsidTr="00F949F4">
                              <w:trPr>
                                <w:trHeight w:val="397"/>
                              </w:trPr>
                              <w:tc>
                                <w:tcPr>
                                  <w:tcW w:w="988" w:type="dxa"/>
                                  <w:tcBorders>
                                    <w:top w:val="nil"/>
                                    <w:left w:val="nil"/>
                                    <w:bottom w:val="nil"/>
                                  </w:tcBorders>
                                </w:tcPr>
                                <w:p w14:paraId="49C16435" w14:textId="77777777" w:rsidR="005B43FD" w:rsidRDefault="005B43FD"/>
                              </w:tc>
                              <w:tc>
                                <w:tcPr>
                                  <w:tcW w:w="4832" w:type="dxa"/>
                                </w:tcPr>
                                <w:p w14:paraId="1B2E326D" w14:textId="77777777" w:rsidR="005B43FD" w:rsidRDefault="005B43FD"/>
                              </w:tc>
                            </w:tr>
                            <w:tr w:rsidR="005B43FD" w14:paraId="3C97667E" w14:textId="77777777" w:rsidTr="00F949F4">
                              <w:trPr>
                                <w:trHeight w:val="397"/>
                              </w:trPr>
                              <w:tc>
                                <w:tcPr>
                                  <w:tcW w:w="988" w:type="dxa"/>
                                  <w:tcBorders>
                                    <w:top w:val="nil"/>
                                    <w:left w:val="nil"/>
                                    <w:bottom w:val="nil"/>
                                  </w:tcBorders>
                                </w:tcPr>
                                <w:p w14:paraId="07DE6683" w14:textId="77777777" w:rsidR="005B43FD" w:rsidRDefault="005B43FD"/>
                              </w:tc>
                              <w:tc>
                                <w:tcPr>
                                  <w:tcW w:w="4832" w:type="dxa"/>
                                </w:tcPr>
                                <w:p w14:paraId="7A0F6B61" w14:textId="77777777" w:rsidR="005B43FD" w:rsidRDefault="005B43FD"/>
                              </w:tc>
                            </w:tr>
                            <w:tr w:rsidR="005B43FD" w14:paraId="4863D26D" w14:textId="77777777" w:rsidTr="00F949F4">
                              <w:trPr>
                                <w:trHeight w:val="397"/>
                              </w:trPr>
                              <w:tc>
                                <w:tcPr>
                                  <w:tcW w:w="988" w:type="dxa"/>
                                  <w:tcBorders>
                                    <w:top w:val="nil"/>
                                    <w:left w:val="nil"/>
                                    <w:bottom w:val="nil"/>
                                  </w:tcBorders>
                                </w:tcPr>
                                <w:p w14:paraId="1743CC2A" w14:textId="77777777" w:rsidR="005B43FD" w:rsidRDefault="005B43FD"/>
                              </w:tc>
                              <w:tc>
                                <w:tcPr>
                                  <w:tcW w:w="4832" w:type="dxa"/>
                                </w:tcPr>
                                <w:p w14:paraId="1EFC1950" w14:textId="77777777" w:rsidR="005B43FD" w:rsidRDefault="005B43FD"/>
                              </w:tc>
                            </w:tr>
                            <w:tr w:rsidR="005B43FD" w14:paraId="3277CA2C" w14:textId="77777777" w:rsidTr="00F949F4">
                              <w:trPr>
                                <w:trHeight w:val="397"/>
                              </w:trPr>
                              <w:tc>
                                <w:tcPr>
                                  <w:tcW w:w="988" w:type="dxa"/>
                                  <w:tcBorders>
                                    <w:top w:val="nil"/>
                                    <w:left w:val="nil"/>
                                    <w:bottom w:val="nil"/>
                                  </w:tcBorders>
                                </w:tcPr>
                                <w:p w14:paraId="388C7A90" w14:textId="0942F85F" w:rsidR="005B43FD" w:rsidRDefault="005B43FD"/>
                              </w:tc>
                              <w:tc>
                                <w:tcPr>
                                  <w:tcW w:w="4832" w:type="dxa"/>
                                </w:tcPr>
                                <w:p w14:paraId="0046AD6C" w14:textId="77777777" w:rsidR="005B43FD" w:rsidRDefault="005B43FD"/>
                              </w:tc>
                            </w:tr>
                            <w:tr w:rsidR="005B43FD" w14:paraId="1ADC7476" w14:textId="77777777" w:rsidTr="00F949F4">
                              <w:trPr>
                                <w:trHeight w:val="397"/>
                              </w:trPr>
                              <w:tc>
                                <w:tcPr>
                                  <w:tcW w:w="988" w:type="dxa"/>
                                  <w:tcBorders>
                                    <w:top w:val="nil"/>
                                    <w:left w:val="nil"/>
                                    <w:bottom w:val="nil"/>
                                  </w:tcBorders>
                                </w:tcPr>
                                <w:p w14:paraId="3893CDD5" w14:textId="01B545A8" w:rsidR="005B43FD" w:rsidRDefault="005B43FD"/>
                              </w:tc>
                              <w:tc>
                                <w:tcPr>
                                  <w:tcW w:w="4832" w:type="dxa"/>
                                </w:tcPr>
                                <w:p w14:paraId="194C300F" w14:textId="77777777" w:rsidR="005B43FD" w:rsidRDefault="005B43FD"/>
                              </w:tc>
                            </w:tr>
                            <w:tr w:rsidR="005B43FD" w14:paraId="32DCA1AD" w14:textId="77777777" w:rsidTr="00FE57FA">
                              <w:trPr>
                                <w:trHeight w:val="397"/>
                              </w:trPr>
                              <w:tc>
                                <w:tcPr>
                                  <w:tcW w:w="988" w:type="dxa"/>
                                  <w:tcBorders>
                                    <w:top w:val="nil"/>
                                    <w:left w:val="nil"/>
                                    <w:bottom w:val="nil"/>
                                  </w:tcBorders>
                                </w:tcPr>
                                <w:p w14:paraId="166C9183" w14:textId="77777777" w:rsidR="005B43FD" w:rsidRDefault="005B43FD"/>
                              </w:tc>
                              <w:tc>
                                <w:tcPr>
                                  <w:tcW w:w="4832" w:type="dxa"/>
                                </w:tcPr>
                                <w:p w14:paraId="5E16FC5F" w14:textId="77777777" w:rsidR="005B43FD" w:rsidRDefault="005B43FD"/>
                              </w:tc>
                            </w:tr>
                          </w:tbl>
                          <w:p w14:paraId="3D67DA47" w14:textId="360B165D" w:rsidR="005B43FD" w:rsidRDefault="005B43FD"/>
                          <w:p w14:paraId="6265CDB1" w14:textId="62ED009E" w:rsidR="005B43FD" w:rsidRDefault="005B43FD"/>
                          <w:p w14:paraId="393D8ECE" w14:textId="24D891AF" w:rsidR="005B43FD" w:rsidRDefault="005B43FD"/>
                          <w:p w14:paraId="23599ED9" w14:textId="04679574" w:rsidR="005B43FD" w:rsidRDefault="005B43FD"/>
                          <w:p w14:paraId="14DD22FD" w14:textId="6DC71AD9" w:rsidR="005B43FD" w:rsidRDefault="005B43FD"/>
                          <w:p w14:paraId="0A5DF4F1" w14:textId="1D6F24D6" w:rsidR="005B43FD" w:rsidRDefault="005B43FD"/>
                          <w:p w14:paraId="4BE4F012" w14:textId="568284ED" w:rsidR="005B43FD" w:rsidRDefault="005B43FD"/>
                          <w:p w14:paraId="683255D5" w14:textId="77777777" w:rsidR="005B43FD" w:rsidRDefault="005B43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F69089" id="_x0000_t202" coordsize="21600,21600" o:spt="202" path="m,l,21600r21600,l21600,xe">
                <v:stroke joinstyle="miter"/>
                <v:path gradientshapeok="t" o:connecttype="rect"/>
              </v:shapetype>
              <v:shape id="Text Box 2" o:spid="_x0000_s1039" type="#_x0000_t202" style="position:absolute;margin-left:326.15pt;margin-top:8pt;width:377.35pt;height:206.3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" fillcolor="white [3201]" stroked="f" strokeweight=".5pt">
                <v:textbox>
                  <w:txbxContent>
                    <w:p w14:paraId="73990773" w14:textId="4056BFB4" w:rsidR="005B43FD" w:rsidRDefault="005B43FD"/>
                    <w:tbl>
                      <w:tblPr>
                        <w:tblStyle w:val="TableGrid"/>
                        <w:tblW w:w="0" w:type="auto"/>
                        <w:tblLook w:val="04A0" w:firstRow="1" w:lastRow="0" w:firstColumn="1" w:lastColumn="0" w:noHBand="0" w:noVBand="1"/>
                      </w:tblPr>
                      <w:tblGrid>
                        <w:gridCol w:w="988"/>
                        <w:gridCol w:w="4832"/>
                      </w:tblGrid>
                      <w:tr w:rsidR="005B43FD" w14:paraId="0A151CFA" w14:textId="77777777" w:rsidTr="00F949F4">
                        <w:trPr>
                          <w:trHeight w:val="397"/>
                        </w:trPr>
                        <w:tc>
                          <w:tcPr>
                            <w:tcW w:w="988" w:type="dxa"/>
                            <w:tcBorders>
                              <w:top w:val="nil"/>
                              <w:left w:val="nil"/>
                              <w:bottom w:val="nil"/>
                            </w:tcBorders>
                          </w:tcPr>
                          <w:p w14:paraId="529AAD5C" w14:textId="77777777" w:rsidR="005B43FD" w:rsidRDefault="005B43FD"/>
                        </w:tc>
                        <w:tc>
                          <w:tcPr>
                            <w:tcW w:w="4832" w:type="dxa"/>
                          </w:tcPr>
                          <w:p w14:paraId="12F9894D" w14:textId="77777777" w:rsidR="005B43FD" w:rsidRDefault="005B43FD"/>
                        </w:tc>
                      </w:tr>
                      <w:tr w:rsidR="005B43FD" w14:paraId="6AD007A0" w14:textId="77777777" w:rsidTr="00F949F4">
                        <w:trPr>
                          <w:trHeight w:val="397"/>
                        </w:trPr>
                        <w:tc>
                          <w:tcPr>
                            <w:tcW w:w="988" w:type="dxa"/>
                            <w:tcBorders>
                              <w:top w:val="nil"/>
                              <w:left w:val="nil"/>
                              <w:bottom w:val="nil"/>
                            </w:tcBorders>
                          </w:tcPr>
                          <w:p w14:paraId="670559AA" w14:textId="77777777" w:rsidR="005B43FD" w:rsidRDefault="005B43FD"/>
                        </w:tc>
                        <w:tc>
                          <w:tcPr>
                            <w:tcW w:w="4832" w:type="dxa"/>
                          </w:tcPr>
                          <w:p w14:paraId="534DCD76" w14:textId="77777777" w:rsidR="005B43FD" w:rsidRDefault="005B43FD"/>
                        </w:tc>
                      </w:tr>
                      <w:tr w:rsidR="005B43FD" w14:paraId="56514C06" w14:textId="77777777" w:rsidTr="00F949F4">
                        <w:trPr>
                          <w:trHeight w:val="397"/>
                        </w:trPr>
                        <w:tc>
                          <w:tcPr>
                            <w:tcW w:w="988" w:type="dxa"/>
                            <w:tcBorders>
                              <w:top w:val="nil"/>
                              <w:left w:val="nil"/>
                              <w:bottom w:val="nil"/>
                            </w:tcBorders>
                          </w:tcPr>
                          <w:p w14:paraId="49C16435" w14:textId="77777777" w:rsidR="005B43FD" w:rsidRDefault="005B43FD"/>
                        </w:tc>
                        <w:tc>
                          <w:tcPr>
                            <w:tcW w:w="4832" w:type="dxa"/>
                          </w:tcPr>
                          <w:p w14:paraId="1B2E326D" w14:textId="77777777" w:rsidR="005B43FD" w:rsidRDefault="005B43FD"/>
                        </w:tc>
                      </w:tr>
                      <w:tr w:rsidR="005B43FD" w14:paraId="3C97667E" w14:textId="77777777" w:rsidTr="00F949F4">
                        <w:trPr>
                          <w:trHeight w:val="397"/>
                        </w:trPr>
                        <w:tc>
                          <w:tcPr>
                            <w:tcW w:w="988" w:type="dxa"/>
                            <w:tcBorders>
                              <w:top w:val="nil"/>
                              <w:left w:val="nil"/>
                              <w:bottom w:val="nil"/>
                            </w:tcBorders>
                          </w:tcPr>
                          <w:p w14:paraId="07DE6683" w14:textId="77777777" w:rsidR="005B43FD" w:rsidRDefault="005B43FD"/>
                        </w:tc>
                        <w:tc>
                          <w:tcPr>
                            <w:tcW w:w="4832" w:type="dxa"/>
                          </w:tcPr>
                          <w:p w14:paraId="7A0F6B61" w14:textId="77777777" w:rsidR="005B43FD" w:rsidRDefault="005B43FD"/>
                        </w:tc>
                      </w:tr>
                      <w:tr w:rsidR="005B43FD" w14:paraId="4863D26D" w14:textId="77777777" w:rsidTr="00F949F4">
                        <w:trPr>
                          <w:trHeight w:val="397"/>
                        </w:trPr>
                        <w:tc>
                          <w:tcPr>
                            <w:tcW w:w="988" w:type="dxa"/>
                            <w:tcBorders>
                              <w:top w:val="nil"/>
                              <w:left w:val="nil"/>
                              <w:bottom w:val="nil"/>
                            </w:tcBorders>
                          </w:tcPr>
                          <w:p w14:paraId="1743CC2A" w14:textId="77777777" w:rsidR="005B43FD" w:rsidRDefault="005B43FD"/>
                        </w:tc>
                        <w:tc>
                          <w:tcPr>
                            <w:tcW w:w="4832" w:type="dxa"/>
                          </w:tcPr>
                          <w:p w14:paraId="1EFC1950" w14:textId="77777777" w:rsidR="005B43FD" w:rsidRDefault="005B43FD"/>
                        </w:tc>
                      </w:tr>
                      <w:tr w:rsidR="005B43FD" w14:paraId="3277CA2C" w14:textId="77777777" w:rsidTr="00F949F4">
                        <w:trPr>
                          <w:trHeight w:val="397"/>
                        </w:trPr>
                        <w:tc>
                          <w:tcPr>
                            <w:tcW w:w="988" w:type="dxa"/>
                            <w:tcBorders>
                              <w:top w:val="nil"/>
                              <w:left w:val="nil"/>
                              <w:bottom w:val="nil"/>
                            </w:tcBorders>
                          </w:tcPr>
                          <w:p w14:paraId="388C7A90" w14:textId="0942F85F" w:rsidR="005B43FD" w:rsidRDefault="005B43FD"/>
                        </w:tc>
                        <w:tc>
                          <w:tcPr>
                            <w:tcW w:w="4832" w:type="dxa"/>
                          </w:tcPr>
                          <w:p w14:paraId="0046AD6C" w14:textId="77777777" w:rsidR="005B43FD" w:rsidRDefault="005B43FD"/>
                        </w:tc>
                      </w:tr>
                      <w:tr w:rsidR="005B43FD" w14:paraId="1ADC7476" w14:textId="77777777" w:rsidTr="00F949F4">
                        <w:trPr>
                          <w:trHeight w:val="397"/>
                        </w:trPr>
                        <w:tc>
                          <w:tcPr>
                            <w:tcW w:w="988" w:type="dxa"/>
                            <w:tcBorders>
                              <w:top w:val="nil"/>
                              <w:left w:val="nil"/>
                              <w:bottom w:val="nil"/>
                            </w:tcBorders>
                          </w:tcPr>
                          <w:p w14:paraId="3893CDD5" w14:textId="01B545A8" w:rsidR="005B43FD" w:rsidRDefault="005B43FD"/>
                        </w:tc>
                        <w:tc>
                          <w:tcPr>
                            <w:tcW w:w="4832" w:type="dxa"/>
                          </w:tcPr>
                          <w:p w14:paraId="194C300F" w14:textId="77777777" w:rsidR="005B43FD" w:rsidRDefault="005B43FD"/>
                        </w:tc>
                      </w:tr>
                      <w:tr w:rsidR="005B43FD" w14:paraId="32DCA1AD" w14:textId="77777777" w:rsidTr="00FE57FA">
                        <w:trPr>
                          <w:trHeight w:val="397"/>
                        </w:trPr>
                        <w:tc>
                          <w:tcPr>
                            <w:tcW w:w="988" w:type="dxa"/>
                            <w:tcBorders>
                              <w:top w:val="nil"/>
                              <w:left w:val="nil"/>
                              <w:bottom w:val="nil"/>
                            </w:tcBorders>
                          </w:tcPr>
                          <w:p w14:paraId="166C9183" w14:textId="77777777" w:rsidR="005B43FD" w:rsidRDefault="005B43FD"/>
                        </w:tc>
                        <w:tc>
                          <w:tcPr>
                            <w:tcW w:w="4832" w:type="dxa"/>
                          </w:tcPr>
                          <w:p w14:paraId="5E16FC5F" w14:textId="77777777" w:rsidR="005B43FD" w:rsidRDefault="005B43FD"/>
                        </w:tc>
                      </w:tr>
                    </w:tbl>
                    <w:p w14:paraId="3D67DA47" w14:textId="360B165D" w:rsidR="005B43FD" w:rsidRDefault="005B43FD"/>
                    <w:p w14:paraId="6265CDB1" w14:textId="62ED009E" w:rsidR="005B43FD" w:rsidRDefault="005B43FD"/>
                    <w:p w14:paraId="393D8ECE" w14:textId="24D891AF" w:rsidR="005B43FD" w:rsidRDefault="005B43FD"/>
                    <w:p w14:paraId="23599ED9" w14:textId="04679574" w:rsidR="005B43FD" w:rsidRDefault="005B43FD"/>
                    <w:p w14:paraId="14DD22FD" w14:textId="6DC71AD9" w:rsidR="005B43FD" w:rsidRDefault="005B43FD"/>
                    <w:p w14:paraId="0A5DF4F1" w14:textId="1D6F24D6" w:rsidR="005B43FD" w:rsidRDefault="005B43FD"/>
                    <w:p w14:paraId="4BE4F012" w14:textId="568284ED" w:rsidR="005B43FD" w:rsidRDefault="005B43FD"/>
                    <w:p w14:paraId="683255D5" w14:textId="77777777" w:rsidR="005B43FD" w:rsidRDefault="005B43FD"/>
                  </w:txbxContent>
                </v:textbox>
                <w10:wrap anchorx="margin"/>
              </v:shape>
            </w:pict>
          </mc:Fallback>
        </mc:AlternateContent>
      </w:r>
    </w:p>
    <w:p w14:paraId="4096B9DA" w14:textId="368BFFC3" w:rsidR="00914BB6" w:rsidRDefault="00914BB6" w:rsidP="00F857B5">
      <w:pPr>
        <w:tabs>
          <w:tab w:val="left" w:pos="1134"/>
        </w:tabs>
        <w:spacing w:after="0" w:line="240" w:lineRule="auto"/>
        <w:rPr>
          <w:rFonts w:ascii="Times New Roman" w:hAnsi="Times New Roman" w:cs="Times New Roman"/>
          <w:shd w:val="clear" w:color="auto" w:fill="FFFFFF"/>
        </w:rPr>
      </w:pPr>
    </w:p>
    <w:p w14:paraId="1EBFE20F" w14:textId="645491B4" w:rsidR="00914BB6" w:rsidRDefault="00914BB6" w:rsidP="00F857B5">
      <w:pPr>
        <w:tabs>
          <w:tab w:val="left" w:pos="1134"/>
        </w:tabs>
        <w:spacing w:after="0" w:line="240" w:lineRule="auto"/>
        <w:rPr>
          <w:rFonts w:ascii="Times New Roman" w:hAnsi="Times New Roman" w:cs="Times New Roman"/>
          <w:shd w:val="clear" w:color="auto" w:fill="FFFFFF"/>
        </w:rPr>
      </w:pPr>
    </w:p>
    <w:p w14:paraId="77537AAB" w14:textId="4B6485C8" w:rsidR="00914BB6" w:rsidRDefault="00641BE1" w:rsidP="00F857B5">
      <w:p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81792" behindDoc="0" locked="0" layoutInCell="1" allowOverlap="1" wp14:anchorId="5D5B4C08" wp14:editId="12427FF6">
                <wp:simplePos x="0" y="0"/>
                <wp:positionH relativeFrom="column">
                  <wp:posOffset>1178438</wp:posOffset>
                </wp:positionH>
                <wp:positionV relativeFrom="paragraph">
                  <wp:posOffset>98425</wp:posOffset>
                </wp:positionV>
                <wp:extent cx="440085" cy="234712"/>
                <wp:effectExtent l="0" t="0" r="0" b="0"/>
                <wp:wrapNone/>
                <wp:docPr id="29" name="Text Box 29"/>
                <wp:cNvGraphicFramePr/>
                <a:graphic xmlns:a="http://schemas.openxmlformats.org/drawingml/2006/main">
                  <a:graphicData uri="http://schemas.microsoft.com/office/word/2010/wordprocessingShape">
                    <wps:wsp>
                      <wps:cNvSpPr txBox="1"/>
                      <wps:spPr>
                        <a:xfrm>
                          <a:off x="0" y="0"/>
                          <a:ext cx="440085" cy="234712"/>
                        </a:xfrm>
                        <a:prstGeom prst="rect">
                          <a:avLst/>
                        </a:prstGeom>
                        <a:solidFill>
                          <a:schemeClr val="lt1"/>
                        </a:solidFill>
                        <a:ln w="6350">
                          <a:noFill/>
                        </a:ln>
                      </wps:spPr>
                      <wps:txbx>
                        <w:txbxContent>
                          <w:p w14:paraId="2EBD5FD9" w14:textId="06F9266F" w:rsidR="005B43FD" w:rsidRDefault="005B43FD">
                            <w:r>
                              <w:t>0.14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5B4C08" id="Text Box 29" o:spid="_x0000_s1039" type="#_x0000_t202" style="position:absolute;margin-left:92.8pt;margin-top:7.75pt;width:34.65pt;height:18.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" fillcolor="white [3201]" stroked="f" strokeweight=".5pt">
                <v:textbox>
                  <w:txbxContent>
                    <w:p w14:paraId="2EBD5FD9" w14:textId="06F9266F" w:rsidR="005B43FD" w:rsidRDefault="005B43FD">
                      <w:r>
                        <w:t>0.14</w:t>
                      </w:r>
                    </w:p>
                  </w:txbxContent>
                </v:textbox>
              </v:shape>
            </w:pict>
          </mc:Fallback>
        </mc:AlternateContent>
      </w:r>
    </w:p>
    <w:p w14:paraId="4F5901A2" w14:textId="3E3932A3" w:rsidR="00914BB6" w:rsidRDefault="00FE57FA" w:rsidP="00F857B5">
      <w:p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86912" behindDoc="0" locked="0" layoutInCell="1" allowOverlap="1" wp14:anchorId="0B8CDD14" wp14:editId="1EADEB51">
                <wp:simplePos x="0" y="0"/>
                <wp:positionH relativeFrom="column">
                  <wp:posOffset>3117850</wp:posOffset>
                </wp:positionH>
                <wp:positionV relativeFrom="paragraph">
                  <wp:posOffset>78105</wp:posOffset>
                </wp:positionV>
                <wp:extent cx="463550" cy="408940"/>
                <wp:effectExtent l="0" t="0" r="12700" b="10160"/>
                <wp:wrapNone/>
                <wp:docPr id="42" name="Freeform 42"/>
                <wp:cNvGraphicFramePr/>
                <a:graphic xmlns:a="http://schemas.openxmlformats.org/drawingml/2006/main">
                  <a:graphicData uri="http://schemas.microsoft.com/office/word/2010/wordprocessingShape">
                    <wps:wsp>
                      <wps:cNvSpPr/>
                      <wps:spPr>
                        <a:xfrm>
                          <a:off x="0" y="0"/>
                          <a:ext cx="463550" cy="408940"/>
                        </a:xfrm>
                        <a:custGeom>
                          <a:avLst/>
                          <a:gdLst>
                            <a:gd name="connsiteX0" fmla="*/ 0 w 484094"/>
                            <a:gd name="connsiteY0" fmla="*/ 415637 h 415637"/>
                            <a:gd name="connsiteX1" fmla="*/ 484094 w 484094"/>
                            <a:gd name="connsiteY1" fmla="*/ 0 h 415637"/>
                            <a:gd name="connsiteX2" fmla="*/ 484094 w 484094"/>
                            <a:gd name="connsiteY2" fmla="*/ 0 h 415637"/>
                            <a:gd name="connsiteX0" fmla="*/ 0 w 484094"/>
                            <a:gd name="connsiteY0" fmla="*/ 415637 h 415637"/>
                            <a:gd name="connsiteX1" fmla="*/ 205468 w 484094"/>
                            <a:gd name="connsiteY1" fmla="*/ 156606 h 415637"/>
                            <a:gd name="connsiteX2" fmla="*/ 484094 w 484094"/>
                            <a:gd name="connsiteY2" fmla="*/ 0 h 415637"/>
                            <a:gd name="connsiteX3" fmla="*/ 484094 w 484094"/>
                            <a:gd name="connsiteY3" fmla="*/ 0 h 415637"/>
                            <a:gd name="connsiteX0" fmla="*/ 0 w 484094"/>
                            <a:gd name="connsiteY0" fmla="*/ 415637 h 415637"/>
                            <a:gd name="connsiteX1" fmla="*/ 234821 w 484094"/>
                            <a:gd name="connsiteY1" fmla="*/ 176182 h 415637"/>
                            <a:gd name="connsiteX2" fmla="*/ 484094 w 484094"/>
                            <a:gd name="connsiteY2" fmla="*/ 0 h 415637"/>
                            <a:gd name="connsiteX3" fmla="*/ 484094 w 484094"/>
                            <a:gd name="connsiteY3" fmla="*/ 0 h 415637"/>
                            <a:gd name="connsiteX0" fmla="*/ 0 w 484094"/>
                            <a:gd name="connsiteY0" fmla="*/ 415637 h 415637"/>
                            <a:gd name="connsiteX1" fmla="*/ 234821 w 484094"/>
                            <a:gd name="connsiteY1" fmla="*/ 176182 h 415637"/>
                            <a:gd name="connsiteX2" fmla="*/ 332663 w 484094"/>
                            <a:gd name="connsiteY2" fmla="*/ 83196 h 415637"/>
                            <a:gd name="connsiteX3" fmla="*/ 484094 w 484094"/>
                            <a:gd name="connsiteY3" fmla="*/ 0 h 415637"/>
                            <a:gd name="connsiteX4" fmla="*/ 484094 w 484094"/>
                            <a:gd name="connsiteY4" fmla="*/ 0 h 415637"/>
                            <a:gd name="connsiteX0" fmla="*/ 0 w 484094"/>
                            <a:gd name="connsiteY0" fmla="*/ 415637 h 415637"/>
                            <a:gd name="connsiteX1" fmla="*/ 117410 w 484094"/>
                            <a:gd name="connsiteY1" fmla="*/ 254484 h 415637"/>
                            <a:gd name="connsiteX2" fmla="*/ 234821 w 484094"/>
                            <a:gd name="connsiteY2" fmla="*/ 176182 h 415637"/>
                            <a:gd name="connsiteX3" fmla="*/ 332663 w 484094"/>
                            <a:gd name="connsiteY3" fmla="*/ 83196 h 415637"/>
                            <a:gd name="connsiteX4" fmla="*/ 484094 w 484094"/>
                            <a:gd name="connsiteY4" fmla="*/ 0 h 415637"/>
                            <a:gd name="connsiteX5" fmla="*/ 484094 w 484094"/>
                            <a:gd name="connsiteY5" fmla="*/ 0 h 415637"/>
                            <a:gd name="connsiteX0" fmla="*/ 0 w 484094"/>
                            <a:gd name="connsiteY0" fmla="*/ 415637 h 415637"/>
                            <a:gd name="connsiteX1" fmla="*/ 117410 w 484094"/>
                            <a:gd name="connsiteY1" fmla="*/ 254484 h 415637"/>
                            <a:gd name="connsiteX2" fmla="*/ 210360 w 484094"/>
                            <a:gd name="connsiteY2" fmla="*/ 151713 h 415637"/>
                            <a:gd name="connsiteX3" fmla="*/ 332663 w 484094"/>
                            <a:gd name="connsiteY3" fmla="*/ 83196 h 415637"/>
                            <a:gd name="connsiteX4" fmla="*/ 484094 w 484094"/>
                            <a:gd name="connsiteY4" fmla="*/ 0 h 415637"/>
                            <a:gd name="connsiteX5" fmla="*/ 484094 w 484094"/>
                            <a:gd name="connsiteY5" fmla="*/ 0 h 415637"/>
                            <a:gd name="connsiteX0" fmla="*/ 0 w 484094"/>
                            <a:gd name="connsiteY0" fmla="*/ 415637 h 415637"/>
                            <a:gd name="connsiteX1" fmla="*/ 117410 w 484094"/>
                            <a:gd name="connsiteY1" fmla="*/ 254484 h 415637"/>
                            <a:gd name="connsiteX2" fmla="*/ 210360 w 484094"/>
                            <a:gd name="connsiteY2" fmla="*/ 151713 h 415637"/>
                            <a:gd name="connsiteX3" fmla="*/ 317987 w 484094"/>
                            <a:gd name="connsiteY3" fmla="*/ 83196 h 415637"/>
                            <a:gd name="connsiteX4" fmla="*/ 484094 w 484094"/>
                            <a:gd name="connsiteY4" fmla="*/ 0 h 415637"/>
                            <a:gd name="connsiteX5" fmla="*/ 484094 w 484094"/>
                            <a:gd name="connsiteY5" fmla="*/ 0 h 4156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84094" h="415637">
                              <a:moveTo>
                                <a:pt x="0" y="415637"/>
                              </a:moveTo>
                              <a:cubicBezTo>
                                <a:pt x="26091" y="389594"/>
                                <a:pt x="78273" y="294393"/>
                                <a:pt x="117410" y="254484"/>
                              </a:cubicBezTo>
                              <a:cubicBezTo>
                                <a:pt x="156547" y="214575"/>
                                <a:pt x="181007" y="181077"/>
                                <a:pt x="210360" y="151713"/>
                              </a:cubicBezTo>
                              <a:cubicBezTo>
                                <a:pt x="246235" y="127243"/>
                                <a:pt x="282112" y="107666"/>
                                <a:pt x="317987" y="83196"/>
                              </a:cubicBezTo>
                              <a:lnTo>
                                <a:pt x="484094" y="0"/>
                              </a:lnTo>
                              <a:lnTo>
                                <a:pt x="484094" y="0"/>
                              </a:lnTo>
                            </a:path>
                          </a:pathLst>
                        </a:cu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6A1BA" id="Freeform 42" o:spid="_x0000_s1026" style="position:absolute;margin-left:245.5pt;margin-top:6.15pt;width:36.5pt;height:3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4094,415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" path="m,415637c26091,389594,78273,294393,117410,254484v39137,-39909,63597,-73407,92950,-102771c246235,127243,282112,107666,317987,83196l484094,r,e" filled="f" strokecolor="black [3213]" strokeweight="1pt">
                <v:path arrowok="t" o:connecttype="custom" o:connectlocs="0,408940;112427,250384;201433,149269;304492,81855;463550,0;463550,0" o:connectangles="0,0,0,0,0,0"/>
              </v:shape>
            </w:pict>
          </mc:Fallback>
        </mc:AlternateContent>
      </w:r>
      <w:r>
        <w:rPr>
          <w:rFonts w:ascii="Times New Roman" w:hAnsi="Times New Roman" w:cs="Times New Roman"/>
          <w:noProof/>
          <w:lang w:eastAsia="en-AU"/>
        </w:rPr>
        <mc:AlternateContent>
          <mc:Choice Requires="wps">
            <w:drawing>
              <wp:anchor distT="0" distB="0" distL="114300" distR="114300" simplePos="0" relativeHeight="251685888" behindDoc="0" locked="0" layoutInCell="1" allowOverlap="1" wp14:anchorId="34E6A9E6" wp14:editId="50E17C6B">
                <wp:simplePos x="0" y="0"/>
                <wp:positionH relativeFrom="column">
                  <wp:posOffset>3573145</wp:posOffset>
                </wp:positionH>
                <wp:positionV relativeFrom="paragraph">
                  <wp:posOffset>84455</wp:posOffset>
                </wp:positionV>
                <wp:extent cx="737870" cy="4445"/>
                <wp:effectExtent l="0" t="0" r="24130" b="33655"/>
                <wp:wrapNone/>
                <wp:docPr id="41" name="Straight Connector 41"/>
                <wp:cNvGraphicFramePr/>
                <a:graphic xmlns:a="http://schemas.openxmlformats.org/drawingml/2006/main">
                  <a:graphicData uri="http://schemas.microsoft.com/office/word/2010/wordprocessingShape">
                    <wps:wsp>
                      <wps:cNvCnPr/>
                      <wps:spPr>
                        <a:xfrm>
                          <a:off x="0" y="0"/>
                          <a:ext cx="737870" cy="444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F05FCF" id="Straight Connector 41"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81.35pt,6.65pt" to="339.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" strokecolor="black [3213]" strokeweight="1pt"/>
            </w:pict>
          </mc:Fallback>
        </mc:AlternateContent>
      </w:r>
    </w:p>
    <w:p w14:paraId="5748D107" w14:textId="2E1CEF1C" w:rsidR="00914BB6" w:rsidRDefault="00641BE1" w:rsidP="00F857B5">
      <w:p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80768" behindDoc="0" locked="0" layoutInCell="1" allowOverlap="1" wp14:anchorId="498604EC" wp14:editId="38349349">
                <wp:simplePos x="0" y="0"/>
                <wp:positionH relativeFrom="column">
                  <wp:posOffset>1178312</wp:posOffset>
                </wp:positionH>
                <wp:positionV relativeFrom="paragraph">
                  <wp:posOffset>26035</wp:posOffset>
                </wp:positionV>
                <wp:extent cx="440086" cy="259162"/>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440086" cy="259162"/>
                        </a:xfrm>
                        <a:prstGeom prst="rect">
                          <a:avLst/>
                        </a:prstGeom>
                        <a:solidFill>
                          <a:schemeClr val="lt1"/>
                        </a:solidFill>
                        <a:ln w="6350">
                          <a:noFill/>
                        </a:ln>
                      </wps:spPr>
                      <wps:txbx>
                        <w:txbxContent>
                          <w:p w14:paraId="307DE36D" w14:textId="33829B9B" w:rsidR="005B43FD" w:rsidRDefault="005B43FD">
                            <w:r>
                              <w:t>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8604EC" id="Text Box 25" o:spid="_x0000_s1040" type="#_x0000_t202" style="position:absolute;margin-left:92.8pt;margin-top:2.05pt;width:34.65pt;height:20.4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" fillcolor="white [3201]" stroked="f" strokeweight=".5pt">
                <v:textbox>
                  <w:txbxContent>
                    <w:p w14:paraId="307DE36D" w14:textId="33829B9B" w:rsidR="005B43FD" w:rsidRDefault="005B43FD">
                      <w:r>
                        <w:t>0.12</w:t>
                      </w:r>
                    </w:p>
                  </w:txbxContent>
                </v:textbox>
              </v:shape>
            </w:pict>
          </mc:Fallback>
        </mc:AlternateContent>
      </w:r>
    </w:p>
    <w:p w14:paraId="6FA3B300" w14:textId="712FDE4D" w:rsidR="00914BB6" w:rsidRDefault="009447D7" w:rsidP="00914BB6">
      <w:pPr>
        <w:tabs>
          <w:tab w:val="left" w:pos="6030"/>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88960" behindDoc="0" locked="0" layoutInCell="1" allowOverlap="1" wp14:anchorId="547032F2" wp14:editId="19198EE1">
                <wp:simplePos x="0" y="0"/>
                <wp:positionH relativeFrom="column">
                  <wp:posOffset>1648590</wp:posOffset>
                </wp:positionH>
                <wp:positionV relativeFrom="paragraph">
                  <wp:posOffset>160199</wp:posOffset>
                </wp:positionV>
                <wp:extent cx="842226" cy="1412780"/>
                <wp:effectExtent l="0" t="0" r="15240" b="16510"/>
                <wp:wrapNone/>
                <wp:docPr id="44" name="Freeform 44"/>
                <wp:cNvGraphicFramePr/>
                <a:graphic xmlns:a="http://schemas.openxmlformats.org/drawingml/2006/main">
                  <a:graphicData uri="http://schemas.microsoft.com/office/word/2010/wordprocessingShape">
                    <wps:wsp>
                      <wps:cNvSpPr/>
                      <wps:spPr>
                        <a:xfrm>
                          <a:off x="0" y="0"/>
                          <a:ext cx="842226" cy="1412780"/>
                        </a:xfrm>
                        <a:custGeom>
                          <a:avLst/>
                          <a:gdLst>
                            <a:gd name="connsiteX0" fmla="*/ 0 w 851971"/>
                            <a:gd name="connsiteY0" fmla="*/ 1424848 h 1424848"/>
                            <a:gd name="connsiteX1" fmla="*/ 851971 w 851971"/>
                            <a:gd name="connsiteY1" fmla="*/ 0 h 1424848"/>
                            <a:gd name="connsiteX2" fmla="*/ 851971 w 851971"/>
                            <a:gd name="connsiteY2" fmla="*/ 0 h 1424848"/>
                            <a:gd name="connsiteX0" fmla="*/ 0 w 851971"/>
                            <a:gd name="connsiteY0" fmla="*/ 1424848 h 1424848"/>
                            <a:gd name="connsiteX1" fmla="*/ 694417 w 851971"/>
                            <a:gd name="connsiteY1" fmla="*/ 99190 h 1424848"/>
                            <a:gd name="connsiteX2" fmla="*/ 851971 w 851971"/>
                            <a:gd name="connsiteY2" fmla="*/ 0 h 1424848"/>
                            <a:gd name="connsiteX3" fmla="*/ 851971 w 851971"/>
                            <a:gd name="connsiteY3" fmla="*/ 0 h 1424848"/>
                            <a:gd name="connsiteX0" fmla="*/ 0 w 851971"/>
                            <a:gd name="connsiteY0" fmla="*/ 1424848 h 1424848"/>
                            <a:gd name="connsiteX1" fmla="*/ 705440 w 851971"/>
                            <a:gd name="connsiteY1" fmla="*/ 117558 h 1424848"/>
                            <a:gd name="connsiteX2" fmla="*/ 851971 w 851971"/>
                            <a:gd name="connsiteY2" fmla="*/ 0 h 1424848"/>
                            <a:gd name="connsiteX3" fmla="*/ 851971 w 851971"/>
                            <a:gd name="connsiteY3" fmla="*/ 0 h 1424848"/>
                            <a:gd name="connsiteX0" fmla="*/ 0 w 851971"/>
                            <a:gd name="connsiteY0" fmla="*/ 1424848 h 1424848"/>
                            <a:gd name="connsiteX1" fmla="*/ 584193 w 851971"/>
                            <a:gd name="connsiteY1" fmla="*/ 268179 h 1424848"/>
                            <a:gd name="connsiteX2" fmla="*/ 705440 w 851971"/>
                            <a:gd name="connsiteY2" fmla="*/ 117558 h 1424848"/>
                            <a:gd name="connsiteX3" fmla="*/ 851971 w 851971"/>
                            <a:gd name="connsiteY3" fmla="*/ 0 h 1424848"/>
                            <a:gd name="connsiteX4" fmla="*/ 851971 w 851971"/>
                            <a:gd name="connsiteY4" fmla="*/ 0 h 1424848"/>
                            <a:gd name="connsiteX0" fmla="*/ 0 w 851971"/>
                            <a:gd name="connsiteY0" fmla="*/ 1424848 h 1424848"/>
                            <a:gd name="connsiteX1" fmla="*/ 584193 w 851971"/>
                            <a:gd name="connsiteY1" fmla="*/ 268179 h 1424848"/>
                            <a:gd name="connsiteX2" fmla="*/ 705440 w 851971"/>
                            <a:gd name="connsiteY2" fmla="*/ 117558 h 1424848"/>
                            <a:gd name="connsiteX3" fmla="*/ 851971 w 851971"/>
                            <a:gd name="connsiteY3" fmla="*/ 0 h 1424848"/>
                            <a:gd name="connsiteX4" fmla="*/ 851971 w 851971"/>
                            <a:gd name="connsiteY4" fmla="*/ 0 h 1424848"/>
                            <a:gd name="connsiteX0" fmla="*/ 0 w 864724"/>
                            <a:gd name="connsiteY0" fmla="*/ 1431326 h 1431326"/>
                            <a:gd name="connsiteX1" fmla="*/ 584193 w 864724"/>
                            <a:gd name="connsiteY1" fmla="*/ 274657 h 1431326"/>
                            <a:gd name="connsiteX2" fmla="*/ 705440 w 864724"/>
                            <a:gd name="connsiteY2" fmla="*/ 124036 h 1431326"/>
                            <a:gd name="connsiteX3" fmla="*/ 851971 w 864724"/>
                            <a:gd name="connsiteY3" fmla="*/ 6478 h 1431326"/>
                            <a:gd name="connsiteX4" fmla="*/ 858649 w 864724"/>
                            <a:gd name="connsiteY4" fmla="*/ 16494 h 1431326"/>
                            <a:gd name="connsiteX0" fmla="*/ 0 w 859186"/>
                            <a:gd name="connsiteY0" fmla="*/ 1426116 h 1426116"/>
                            <a:gd name="connsiteX1" fmla="*/ 584193 w 859186"/>
                            <a:gd name="connsiteY1" fmla="*/ 269447 h 1426116"/>
                            <a:gd name="connsiteX2" fmla="*/ 705440 w 859186"/>
                            <a:gd name="connsiteY2" fmla="*/ 118826 h 1426116"/>
                            <a:gd name="connsiteX3" fmla="*/ 783540 w 859186"/>
                            <a:gd name="connsiteY3" fmla="*/ 41974 h 1426116"/>
                            <a:gd name="connsiteX4" fmla="*/ 851971 w 859186"/>
                            <a:gd name="connsiteY4" fmla="*/ 1268 h 1426116"/>
                            <a:gd name="connsiteX5" fmla="*/ 858649 w 859186"/>
                            <a:gd name="connsiteY5" fmla="*/ 11284 h 14261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59186" h="1426116">
                              <a:moveTo>
                                <a:pt x="0" y="1426116"/>
                              </a:moveTo>
                              <a:cubicBezTo>
                                <a:pt x="106551" y="1229664"/>
                                <a:pt x="466620" y="487329"/>
                                <a:pt x="584193" y="269447"/>
                              </a:cubicBezTo>
                              <a:cubicBezTo>
                                <a:pt x="745856" y="62586"/>
                                <a:pt x="669996" y="159849"/>
                                <a:pt x="705440" y="118826"/>
                              </a:cubicBezTo>
                              <a:cubicBezTo>
                                <a:pt x="739232" y="80914"/>
                                <a:pt x="759118" y="61567"/>
                                <a:pt x="783540" y="41974"/>
                              </a:cubicBezTo>
                              <a:cubicBezTo>
                                <a:pt x="807962" y="22381"/>
                                <a:pt x="839453" y="6383"/>
                                <a:pt x="851971" y="1268"/>
                              </a:cubicBezTo>
                              <a:cubicBezTo>
                                <a:pt x="864489" y="-3847"/>
                                <a:pt x="856423" y="7945"/>
                                <a:pt x="858649" y="11284"/>
                              </a:cubicBezTo>
                            </a:path>
                          </a:pathLst>
                        </a:cu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C5CFD" id="Freeform 44" o:spid="_x0000_s1026" style="position:absolute;margin-left:129.8pt;margin-top:12.6pt;width:66.3pt;height:11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9186,1426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" path="m,1426116c106551,1229664,466620,487329,584193,269447,745856,62586,669996,159849,705440,118826,739232,80914,759118,61567,783540,41974,807962,22381,839453,6383,851971,1268v12518,-5115,4452,6677,6678,10016e" filled="f" strokecolor="black [3040]" strokeweight="1pt">
                <v:path arrowok="t" o:connecttype="custom" o:connectlocs="0,1412780;572661,266927;691515,117715;768073,41581;835153,1256;841700,11178" o:connectangles="0,0,0,0,0,0"/>
              </v:shape>
            </w:pict>
          </mc:Fallback>
        </mc:AlternateContent>
      </w:r>
      <w:r w:rsidR="00386EDB">
        <w:rPr>
          <w:rFonts w:ascii="Times New Roman" w:hAnsi="Times New Roman" w:cs="Times New Roman"/>
          <w:noProof/>
          <w:lang w:eastAsia="en-AU"/>
        </w:rPr>
        <mc:AlternateContent>
          <mc:Choice Requires="wps">
            <w:drawing>
              <wp:anchor distT="0" distB="0" distL="114300" distR="114300" simplePos="0" relativeHeight="251683840" behindDoc="0" locked="0" layoutInCell="1" allowOverlap="1" wp14:anchorId="3E212A04" wp14:editId="5E6E68AD">
                <wp:simplePos x="0" y="0"/>
                <wp:positionH relativeFrom="column">
                  <wp:posOffset>2488206</wp:posOffset>
                </wp:positionH>
                <wp:positionV relativeFrom="paragraph">
                  <wp:posOffset>157166</wp:posOffset>
                </wp:positionV>
                <wp:extent cx="639445" cy="0"/>
                <wp:effectExtent l="0" t="0" r="27305" b="19050"/>
                <wp:wrapNone/>
                <wp:docPr id="38" name="Straight Connector 38"/>
                <wp:cNvGraphicFramePr/>
                <a:graphic xmlns:a="http://schemas.openxmlformats.org/drawingml/2006/main">
                  <a:graphicData uri="http://schemas.microsoft.com/office/word/2010/wordprocessingShape">
                    <wps:wsp>
                      <wps:cNvCnPr/>
                      <wps:spPr>
                        <a:xfrm flipV="1">
                          <a:off x="0" y="0"/>
                          <a:ext cx="63944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D2E3BC" id="Straight Connector 38" o:spid="_x0000_s1026" style="position:absolute;flip:y;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9pt,12.4pt" to="246.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" strokecolor="black [3213]" strokeweight="1pt"/>
            </w:pict>
          </mc:Fallback>
        </mc:AlternateContent>
      </w:r>
      <w:r w:rsidR="003B06A2">
        <w:rPr>
          <w:rFonts w:ascii="Times New Roman" w:hAnsi="Times New Roman" w:cs="Times New Roman"/>
          <w:noProof/>
          <w:lang w:eastAsia="en-AU"/>
        </w:rPr>
        <mc:AlternateContent>
          <mc:Choice Requires="wps">
            <w:drawing>
              <wp:anchor distT="0" distB="0" distL="114300" distR="114300" simplePos="0" relativeHeight="251675648" behindDoc="0" locked="0" layoutInCell="1" allowOverlap="1" wp14:anchorId="607A17C8" wp14:editId="37896C8D">
                <wp:simplePos x="0" y="0"/>
                <wp:positionH relativeFrom="column">
                  <wp:posOffset>1173099</wp:posOffset>
                </wp:positionH>
                <wp:positionV relativeFrom="paragraph">
                  <wp:posOffset>1179809</wp:posOffset>
                </wp:positionV>
                <wp:extent cx="440086" cy="239395"/>
                <wp:effectExtent l="0" t="0" r="0" b="8255"/>
                <wp:wrapNone/>
                <wp:docPr id="8" name="Text Box 8"/>
                <wp:cNvGraphicFramePr/>
                <a:graphic xmlns:a="http://schemas.openxmlformats.org/drawingml/2006/main">
                  <a:graphicData uri="http://schemas.microsoft.com/office/word/2010/wordprocessingShape">
                    <wps:wsp>
                      <wps:cNvSpPr txBox="1"/>
                      <wps:spPr>
                        <a:xfrm>
                          <a:off x="0" y="0"/>
                          <a:ext cx="440086" cy="239395"/>
                        </a:xfrm>
                        <a:prstGeom prst="rect">
                          <a:avLst/>
                        </a:prstGeom>
                        <a:solidFill>
                          <a:schemeClr val="lt1"/>
                        </a:solidFill>
                        <a:ln w="6350">
                          <a:noFill/>
                        </a:ln>
                      </wps:spPr>
                      <wps:txbx>
                        <w:txbxContent>
                          <w:p w14:paraId="7EC62E6F" w14:textId="013D1CED" w:rsidR="005B43FD" w:rsidRDefault="005B43FD">
                            <w:r>
                              <w:t>0.02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7A17C8" id="Text Box 8" o:spid="_x0000_s1041" type="#_x0000_t202" style="position:absolute;margin-left:92.35pt;margin-top:92.9pt;width:34.65pt;height:18.8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" fillcolor="white [3201]" stroked="f" strokeweight=".5pt">
                <v:textbox>
                  <w:txbxContent>
                    <w:p w14:paraId="7EC62E6F" w14:textId="013D1CED" w:rsidR="005B43FD" w:rsidRDefault="005B43FD">
                      <w:r>
                        <w:t>0.02</w:t>
                      </w:r>
                    </w:p>
                  </w:txbxContent>
                </v:textbox>
              </v:shape>
            </w:pict>
          </mc:Fallback>
        </mc:AlternateContent>
      </w:r>
      <w:r w:rsidR="00F949F4">
        <w:rPr>
          <w:rFonts w:ascii="Times New Roman" w:hAnsi="Times New Roman" w:cs="Times New Roman"/>
          <w:noProof/>
          <w:lang w:eastAsia="en-AU"/>
        </w:rPr>
        <mc:AlternateContent>
          <mc:Choice Requires="wps">
            <w:drawing>
              <wp:anchor distT="0" distB="0" distL="114300" distR="114300" simplePos="0" relativeHeight="251676672" behindDoc="0" locked="0" layoutInCell="1" allowOverlap="1" wp14:anchorId="46F89C33" wp14:editId="64A9F30B">
                <wp:simplePos x="0" y="0"/>
                <wp:positionH relativeFrom="column">
                  <wp:posOffset>1173167</wp:posOffset>
                </wp:positionH>
                <wp:positionV relativeFrom="paragraph">
                  <wp:posOffset>902335</wp:posOffset>
                </wp:positionV>
                <wp:extent cx="444975" cy="278130"/>
                <wp:effectExtent l="0" t="0" r="0" b="7620"/>
                <wp:wrapNone/>
                <wp:docPr id="16" name="Text Box 16"/>
                <wp:cNvGraphicFramePr/>
                <a:graphic xmlns:a="http://schemas.openxmlformats.org/drawingml/2006/main">
                  <a:graphicData uri="http://schemas.microsoft.com/office/word/2010/wordprocessingShape">
                    <wps:wsp>
                      <wps:cNvSpPr txBox="1"/>
                      <wps:spPr>
                        <a:xfrm>
                          <a:off x="0" y="0"/>
                          <a:ext cx="444975" cy="278130"/>
                        </a:xfrm>
                        <a:prstGeom prst="rect">
                          <a:avLst/>
                        </a:prstGeom>
                        <a:solidFill>
                          <a:schemeClr val="lt1"/>
                        </a:solidFill>
                        <a:ln w="6350">
                          <a:noFill/>
                        </a:ln>
                      </wps:spPr>
                      <wps:txbx>
                        <w:txbxContent>
                          <w:p w14:paraId="6FD8941C" w14:textId="4F07780C" w:rsidR="005B43FD" w:rsidRDefault="005B43FD">
                            <w:r>
                              <w:t>0.04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89C33" id="Text Box 16" o:spid="_x0000_s1042" type="#_x0000_t202" style="position:absolute;margin-left:92.4pt;margin-top:71.05pt;width:35.05pt;height:21.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" fillcolor="white [3201]" stroked="f" strokeweight=".5pt">
                <v:textbox>
                  <w:txbxContent>
                    <w:p w14:paraId="6FD8941C" w14:textId="4F07780C" w:rsidR="005B43FD" w:rsidRDefault="005B43FD">
                      <w:r>
                        <w:t>0.04</w:t>
                      </w:r>
                    </w:p>
                  </w:txbxContent>
                </v:textbox>
              </v:shape>
            </w:pict>
          </mc:Fallback>
        </mc:AlternateContent>
      </w:r>
      <w:r w:rsidR="00F949F4">
        <w:rPr>
          <w:rFonts w:ascii="Times New Roman" w:hAnsi="Times New Roman" w:cs="Times New Roman"/>
          <w:noProof/>
          <w:lang w:eastAsia="en-AU"/>
        </w:rPr>
        <mc:AlternateContent>
          <mc:Choice Requires="wps">
            <w:drawing>
              <wp:anchor distT="0" distB="0" distL="114300" distR="114300" simplePos="0" relativeHeight="251678720" behindDoc="0" locked="0" layoutInCell="1" allowOverlap="1" wp14:anchorId="21BA8301" wp14:editId="3C26FBEA">
                <wp:simplePos x="0" y="0"/>
                <wp:positionH relativeFrom="column">
                  <wp:posOffset>1163703</wp:posOffset>
                </wp:positionH>
                <wp:positionV relativeFrom="paragraph">
                  <wp:posOffset>388620</wp:posOffset>
                </wp:positionV>
                <wp:extent cx="454755" cy="259080"/>
                <wp:effectExtent l="0" t="0" r="2540" b="7620"/>
                <wp:wrapNone/>
                <wp:docPr id="23" name="Text Box 23"/>
                <wp:cNvGraphicFramePr/>
                <a:graphic xmlns:a="http://schemas.openxmlformats.org/drawingml/2006/main">
                  <a:graphicData uri="http://schemas.microsoft.com/office/word/2010/wordprocessingShape">
                    <wps:wsp>
                      <wps:cNvSpPr txBox="1"/>
                      <wps:spPr>
                        <a:xfrm>
                          <a:off x="0" y="0"/>
                          <a:ext cx="454755" cy="259080"/>
                        </a:xfrm>
                        <a:prstGeom prst="rect">
                          <a:avLst/>
                        </a:prstGeom>
                        <a:solidFill>
                          <a:schemeClr val="lt1"/>
                        </a:solidFill>
                        <a:ln w="6350">
                          <a:noFill/>
                        </a:ln>
                      </wps:spPr>
                      <wps:txbx>
                        <w:txbxContent>
                          <w:p w14:paraId="4D760459" w14:textId="38A5777B" w:rsidR="005B43FD" w:rsidRDefault="005B43FD">
                            <w:r>
                              <w:t>0.088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BA8301" id="Text Box 23" o:spid="_x0000_s1043" type="#_x0000_t202" style="position:absolute;margin-left:91.65pt;margin-top:30.6pt;width:35.8pt;height:20.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" fillcolor="white [3201]" stroked="f" strokeweight=".5pt">
                <v:textbox>
                  <w:txbxContent>
                    <w:p w14:paraId="4D760459" w14:textId="38A5777B" w:rsidR="005B43FD" w:rsidRDefault="005B43FD">
                      <w:r>
                        <w:t>0.088</w:t>
                      </w:r>
                    </w:p>
                  </w:txbxContent>
                </v:textbox>
              </v:shape>
            </w:pict>
          </mc:Fallback>
        </mc:AlternateContent>
      </w:r>
      <w:r w:rsidR="00F949F4">
        <w:rPr>
          <w:rFonts w:ascii="Times New Roman" w:hAnsi="Times New Roman" w:cs="Times New Roman"/>
          <w:noProof/>
          <w:lang w:eastAsia="en-AU"/>
        </w:rPr>
        <mc:AlternateContent>
          <mc:Choice Requires="wps">
            <w:drawing>
              <wp:anchor distT="0" distB="0" distL="114300" distR="114300" simplePos="0" relativeHeight="251677696" behindDoc="0" locked="0" layoutInCell="1" allowOverlap="1" wp14:anchorId="1B730354" wp14:editId="23982985">
                <wp:simplePos x="0" y="0"/>
                <wp:positionH relativeFrom="column">
                  <wp:posOffset>1173167</wp:posOffset>
                </wp:positionH>
                <wp:positionV relativeFrom="paragraph">
                  <wp:posOffset>648335</wp:posOffset>
                </wp:positionV>
                <wp:extent cx="444975" cy="2540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444975" cy="254000"/>
                        </a:xfrm>
                        <a:prstGeom prst="rect">
                          <a:avLst/>
                        </a:prstGeom>
                        <a:solidFill>
                          <a:schemeClr val="lt1"/>
                        </a:solidFill>
                        <a:ln w="6350">
                          <a:noFill/>
                        </a:ln>
                      </wps:spPr>
                      <wps:txbx>
                        <w:txbxContent>
                          <w:p w14:paraId="2236641E" w14:textId="2095E16A" w:rsidR="005B43FD" w:rsidRDefault="005B43FD">
                            <w:r>
                              <w:t>0.06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730354" id="Text Box 17" o:spid="_x0000_s1044" type="#_x0000_t202" style="position:absolute;margin-left:92.4pt;margin-top:51.05pt;width:35.05pt;height:20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" fillcolor="white [3201]" stroked="f" strokeweight=".5pt">
                <v:textbox>
                  <w:txbxContent>
                    <w:p w14:paraId="2236641E" w14:textId="2095E16A" w:rsidR="005B43FD" w:rsidRDefault="005B43FD">
                      <w:r>
                        <w:t>0.06</w:t>
                      </w:r>
                    </w:p>
                  </w:txbxContent>
                </v:textbox>
              </v:shape>
            </w:pict>
          </mc:Fallback>
        </mc:AlternateContent>
      </w:r>
      <w:r w:rsidR="00641BE1">
        <w:rPr>
          <w:rFonts w:ascii="Times New Roman" w:hAnsi="Times New Roman" w:cs="Times New Roman"/>
          <w:noProof/>
          <w:lang w:eastAsia="en-AU"/>
        </w:rPr>
        <mc:AlternateContent>
          <mc:Choice Requires="wps">
            <w:drawing>
              <wp:anchor distT="0" distB="0" distL="114300" distR="114300" simplePos="0" relativeHeight="251679744" behindDoc="0" locked="0" layoutInCell="1" allowOverlap="1" wp14:anchorId="3000A933" wp14:editId="5E539AC3">
                <wp:simplePos x="0" y="0"/>
                <wp:positionH relativeFrom="column">
                  <wp:posOffset>1173802</wp:posOffset>
                </wp:positionH>
                <wp:positionV relativeFrom="paragraph">
                  <wp:posOffset>144606</wp:posOffset>
                </wp:positionV>
                <wp:extent cx="444975" cy="244492"/>
                <wp:effectExtent l="0" t="0" r="0" b="3175"/>
                <wp:wrapNone/>
                <wp:docPr id="24" name="Text Box 24"/>
                <wp:cNvGraphicFramePr/>
                <a:graphic xmlns:a="http://schemas.openxmlformats.org/drawingml/2006/main">
                  <a:graphicData uri="http://schemas.microsoft.com/office/word/2010/wordprocessingShape">
                    <wps:wsp>
                      <wps:cNvSpPr txBox="1"/>
                      <wps:spPr>
                        <a:xfrm>
                          <a:off x="0" y="0"/>
                          <a:ext cx="444975" cy="244492"/>
                        </a:xfrm>
                        <a:prstGeom prst="rect">
                          <a:avLst/>
                        </a:prstGeom>
                        <a:solidFill>
                          <a:schemeClr val="lt1"/>
                        </a:solidFill>
                        <a:ln w="6350">
                          <a:noFill/>
                        </a:ln>
                      </wps:spPr>
                      <wps:txbx>
                        <w:txbxContent>
                          <w:p w14:paraId="7C1A28B2" w14:textId="288C339D" w:rsidR="005B43FD" w:rsidRDefault="005B43FD">
                            <w:r>
                              <w:t>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00A933" id="Text Box 24" o:spid="_x0000_s1045" type="#_x0000_t202" style="position:absolute;margin-left:92.45pt;margin-top:11.4pt;width:35.05pt;height:19.2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" fillcolor="white [3201]" stroked="f" strokeweight=".5pt">
                <v:textbox>
                  <w:txbxContent>
                    <w:p w14:paraId="7C1A28B2" w14:textId="288C339D" w:rsidR="005B43FD" w:rsidRDefault="005B43FD">
                      <w:r>
                        <w:t>0.10</w:t>
                      </w:r>
                    </w:p>
                  </w:txbxContent>
                </v:textbox>
              </v:shape>
            </w:pict>
          </mc:Fallback>
        </mc:AlternateContent>
      </w:r>
      <w:r w:rsidR="00641BE1">
        <w:rPr>
          <w:rFonts w:ascii="Times New Roman" w:hAnsi="Times New Roman" w:cs="Times New Roman"/>
          <w:noProof/>
          <w:lang w:eastAsia="en-AU"/>
        </w:rPr>
        <mc:AlternateContent>
          <mc:Choice Requires="wps">
            <w:drawing>
              <wp:anchor distT="0" distB="0" distL="114300" distR="114300" simplePos="0" relativeHeight="251673600" behindDoc="0" locked="0" layoutInCell="1" allowOverlap="1" wp14:anchorId="00D112AB" wp14:editId="7281A3F5">
                <wp:simplePos x="0" y="0"/>
                <wp:positionH relativeFrom="column">
                  <wp:posOffset>4948518</wp:posOffset>
                </wp:positionH>
                <wp:positionV relativeFrom="paragraph">
                  <wp:posOffset>1362292</wp:posOffset>
                </wp:positionV>
                <wp:extent cx="723696" cy="342289"/>
                <wp:effectExtent l="0" t="0" r="635" b="635"/>
                <wp:wrapNone/>
                <wp:docPr id="6" name="Text Box 6"/>
                <wp:cNvGraphicFramePr/>
                <a:graphic xmlns:a="http://schemas.openxmlformats.org/drawingml/2006/main">
                  <a:graphicData uri="http://schemas.microsoft.com/office/word/2010/wordprocessingShape">
                    <wps:wsp>
                      <wps:cNvSpPr txBox="1"/>
                      <wps:spPr>
                        <a:xfrm>
                          <a:off x="0" y="0"/>
                          <a:ext cx="723696" cy="342289"/>
                        </a:xfrm>
                        <a:prstGeom prst="rect">
                          <a:avLst/>
                        </a:prstGeom>
                        <a:solidFill>
                          <a:schemeClr val="lt1"/>
                        </a:solidFill>
                        <a:ln w="6350">
                          <a:noFill/>
                        </a:ln>
                      </wps:spPr>
                      <wps:txbx>
                        <w:txbxContent>
                          <w:p w14:paraId="0438EE59" w14:textId="307F0630" w:rsidR="005B43FD" w:rsidRDefault="005B43FD">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D112AB" id="Text Box 6" o:spid="_x0000_s1046" type="#_x0000_t202" style="position:absolute;margin-left:389.65pt;margin-top:107.25pt;width:57pt;height:26.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" fillcolor="white [3201]" stroked="f" strokeweight=".5pt">
                <v:textbox>
                  <w:txbxContent>
                    <w:p w14:paraId="0438EE59" w14:textId="307F0630" w:rsidR="005B43FD" w:rsidRDefault="005B43FD">
                      <w:r>
                        <w:t>Time</w:t>
                      </w:r>
                    </w:p>
                  </w:txbxContent>
                </v:textbox>
              </v:shape>
            </w:pict>
          </mc:Fallback>
        </mc:AlternateContent>
      </w:r>
      <w:r w:rsidR="00641BE1">
        <w:rPr>
          <w:rFonts w:ascii="Times New Roman" w:hAnsi="Times New Roman" w:cs="Times New Roman"/>
          <w:noProof/>
          <w:lang w:eastAsia="en-AU"/>
        </w:rPr>
        <mc:AlternateContent>
          <mc:Choice Requires="wps">
            <w:drawing>
              <wp:anchor distT="0" distB="0" distL="114300" distR="114300" simplePos="0" relativeHeight="251672576" behindDoc="0" locked="0" layoutInCell="1" allowOverlap="1" wp14:anchorId="32A743A0" wp14:editId="14C7443B">
                <wp:simplePos x="0" y="0"/>
                <wp:positionH relativeFrom="column">
                  <wp:posOffset>1652524</wp:posOffset>
                </wp:positionH>
                <wp:positionV relativeFrom="paragraph">
                  <wp:posOffset>1571061</wp:posOffset>
                </wp:positionV>
                <wp:extent cx="3266477" cy="4890"/>
                <wp:effectExtent l="0" t="76200" r="29210" b="90805"/>
                <wp:wrapNone/>
                <wp:docPr id="5" name="Straight Arrow Connector 5"/>
                <wp:cNvGraphicFramePr/>
                <a:graphic xmlns:a="http://schemas.openxmlformats.org/drawingml/2006/main">
                  <a:graphicData uri="http://schemas.microsoft.com/office/word/2010/wordprocessingShape">
                    <wps:wsp>
                      <wps:cNvCnPr/>
                      <wps:spPr>
                        <a:xfrm flipV="1">
                          <a:off x="0" y="0"/>
                          <a:ext cx="3266477" cy="48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45F281" id="Straight Arrow Connector 5" o:spid="_x0000_s1026" type="#_x0000_t32" style="position:absolute;margin-left:130.1pt;margin-top:123.7pt;width:257.2pt;height:.4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" strokecolor="black [3213]">
                <v:stroke endarrow="block"/>
              </v:shape>
            </w:pict>
          </mc:Fallback>
        </mc:AlternateContent>
      </w:r>
      <w:r w:rsidR="00914BB6">
        <w:rPr>
          <w:rFonts w:ascii="Times New Roman" w:hAnsi="Times New Roman" w:cs="Times New Roman"/>
          <w:shd w:val="clear" w:color="auto" w:fill="FFFFFF"/>
        </w:rPr>
        <w:tab/>
      </w:r>
    </w:p>
    <w:p w14:paraId="2C60F5B9" w14:textId="3ACCD171" w:rsidR="00914BB6" w:rsidRDefault="00914BB6" w:rsidP="00F857B5">
      <w:pPr>
        <w:tabs>
          <w:tab w:val="left" w:pos="1134"/>
        </w:tabs>
        <w:spacing w:after="0" w:line="240" w:lineRule="auto"/>
        <w:rPr>
          <w:rFonts w:ascii="Times New Roman" w:hAnsi="Times New Roman" w:cs="Times New Roman"/>
          <w:shd w:val="clear" w:color="auto" w:fill="FFFFFF"/>
        </w:rPr>
      </w:pPr>
    </w:p>
    <w:p w14:paraId="75E36C48" w14:textId="55A5DF9E" w:rsidR="00914BB6" w:rsidRDefault="00914BB6" w:rsidP="00F857B5">
      <w:pPr>
        <w:tabs>
          <w:tab w:val="left" w:pos="1134"/>
        </w:tabs>
        <w:spacing w:after="0" w:line="240" w:lineRule="auto"/>
        <w:rPr>
          <w:rFonts w:ascii="Times New Roman" w:hAnsi="Times New Roman" w:cs="Times New Roman"/>
          <w:shd w:val="clear" w:color="auto" w:fill="FFFFFF"/>
        </w:rPr>
      </w:pPr>
    </w:p>
    <w:p w14:paraId="5780A3C9" w14:textId="2280B4B6" w:rsidR="00FE57FA" w:rsidRDefault="00FE57FA" w:rsidP="00F857B5">
      <w:pPr>
        <w:tabs>
          <w:tab w:val="left" w:pos="1134"/>
        </w:tabs>
        <w:spacing w:after="0" w:line="240" w:lineRule="auto"/>
        <w:rPr>
          <w:rFonts w:ascii="Times New Roman" w:hAnsi="Times New Roman" w:cs="Times New Roman"/>
          <w:shd w:val="clear" w:color="auto" w:fill="FFFFFF"/>
        </w:rPr>
      </w:pPr>
    </w:p>
    <w:p w14:paraId="3EA16A8E" w14:textId="6ED2E08D" w:rsidR="00FE57FA" w:rsidRDefault="00FE57FA" w:rsidP="00F857B5">
      <w:pPr>
        <w:tabs>
          <w:tab w:val="left" w:pos="1134"/>
        </w:tabs>
        <w:spacing w:after="0" w:line="240" w:lineRule="auto"/>
        <w:rPr>
          <w:rFonts w:ascii="Times New Roman" w:hAnsi="Times New Roman" w:cs="Times New Roman"/>
          <w:shd w:val="clear" w:color="auto" w:fill="FFFFFF"/>
        </w:rPr>
      </w:pPr>
    </w:p>
    <w:p w14:paraId="2AFD7D75" w14:textId="5EB30580" w:rsidR="00FE57FA" w:rsidRDefault="00FE57FA" w:rsidP="00F857B5">
      <w:pPr>
        <w:tabs>
          <w:tab w:val="left" w:pos="1134"/>
        </w:tabs>
        <w:spacing w:after="0" w:line="240" w:lineRule="auto"/>
        <w:rPr>
          <w:rFonts w:ascii="Times New Roman" w:hAnsi="Times New Roman" w:cs="Times New Roman"/>
          <w:shd w:val="clear" w:color="auto" w:fill="FFFFFF"/>
        </w:rPr>
      </w:pPr>
    </w:p>
    <w:p w14:paraId="14E6DA8A" w14:textId="3838289B" w:rsidR="00FE57FA" w:rsidRDefault="00F824FB" w:rsidP="00F857B5">
      <w:p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93056" behindDoc="0" locked="0" layoutInCell="1" allowOverlap="1" wp14:anchorId="3F4F26AA" wp14:editId="382A07C4">
                <wp:simplePos x="0" y="0"/>
                <wp:positionH relativeFrom="column">
                  <wp:posOffset>1918447</wp:posOffset>
                </wp:positionH>
                <wp:positionV relativeFrom="paragraph">
                  <wp:posOffset>120949</wp:posOffset>
                </wp:positionV>
                <wp:extent cx="185271" cy="221129"/>
                <wp:effectExtent l="0" t="0" r="5715" b="7620"/>
                <wp:wrapNone/>
                <wp:docPr id="12" name="Text Box 12"/>
                <wp:cNvGraphicFramePr/>
                <a:graphic xmlns:a="http://schemas.openxmlformats.org/drawingml/2006/main">
                  <a:graphicData uri="http://schemas.microsoft.com/office/word/2010/wordprocessingShape">
                    <wps:wsp>
                      <wps:cNvSpPr txBox="1"/>
                      <wps:spPr>
                        <a:xfrm>
                          <a:off x="0" y="0"/>
                          <a:ext cx="185271" cy="221129"/>
                        </a:xfrm>
                        <a:prstGeom prst="rect">
                          <a:avLst/>
                        </a:prstGeom>
                        <a:solidFill>
                          <a:schemeClr val="lt1"/>
                        </a:solidFill>
                        <a:ln w="6350">
                          <a:noFill/>
                        </a:ln>
                      </wps:spPr>
                      <wps:txbx>
                        <w:txbxContent>
                          <w:p w14:paraId="02A1A2CE" w14:textId="2C284098" w:rsidR="005B43FD" w:rsidRPr="00F824FB" w:rsidRDefault="005B43FD">
                            <w:pPr>
                              <w:rPr>
                                <w:b/>
                                <w:sz w:val="20"/>
                                <w:szCs w:val="20"/>
                              </w:rPr>
                            </w:pPr>
                            <w:r w:rsidRPr="00F824FB">
                              <w:rPr>
                                <w:b/>
                                <w:sz w:val="20"/>
                                <w:szCs w:val="2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F26AA" id="Text Box 12" o:spid="_x0000_s1047" type="#_x0000_t202" style="position:absolute;margin-left:151.05pt;margin-top:9.5pt;width:14.6pt;height:17.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" fillcolor="white [3201]" stroked="f" strokeweight=".5pt">
                <v:textbox>
                  <w:txbxContent>
                    <w:p w14:paraId="02A1A2CE" w14:textId="2C284098" w:rsidR="005B43FD" w:rsidRPr="00F824FB" w:rsidRDefault="005B43FD">
                      <w:pPr>
                        <w:rPr>
                          <w:b/>
                          <w:sz w:val="20"/>
                          <w:szCs w:val="20"/>
                        </w:rPr>
                      </w:pPr>
                      <w:r w:rsidRPr="00F824FB">
                        <w:rPr>
                          <w:b/>
                          <w:sz w:val="20"/>
                          <w:szCs w:val="20"/>
                        </w:rPr>
                        <w:t>A</w:t>
                      </w:r>
                    </w:p>
                  </w:txbxContent>
                </v:textbox>
              </v:shape>
            </w:pict>
          </mc:Fallback>
        </mc:AlternateContent>
      </w:r>
    </w:p>
    <w:p w14:paraId="6C5F1456" w14:textId="4780EE06" w:rsidR="00FE57FA" w:rsidRDefault="00F824FB" w:rsidP="00F857B5">
      <w:p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92032" behindDoc="0" locked="0" layoutInCell="1" allowOverlap="1" wp14:anchorId="0FB760C6" wp14:editId="5B18B000">
                <wp:simplePos x="0" y="0"/>
                <wp:positionH relativeFrom="column">
                  <wp:posOffset>1810535</wp:posOffset>
                </wp:positionH>
                <wp:positionV relativeFrom="paragraph">
                  <wp:posOffset>37465</wp:posOffset>
                </wp:positionV>
                <wp:extent cx="45719" cy="45719"/>
                <wp:effectExtent l="0" t="0" r="12065" b="12065"/>
                <wp:wrapNone/>
                <wp:docPr id="11" name="Oval 11"/>
                <wp:cNvGraphicFramePr/>
                <a:graphic xmlns:a="http://schemas.openxmlformats.org/drawingml/2006/main">
                  <a:graphicData uri="http://schemas.microsoft.com/office/word/2010/wordprocessingShape">
                    <wps:wsp>
                      <wps:cNvSpPr/>
                      <wps:spPr>
                        <a:xfrm>
                          <a:off x="0" y="0"/>
                          <a:ext cx="45719" cy="45719"/>
                        </a:xfrm>
                        <a:prstGeom prst="ellipse">
                          <a:avLst/>
                        </a:prstGeom>
                        <a:solidFill>
                          <a:schemeClr val="tx1"/>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E203F4" id="Oval 11" o:spid="_x0000_s1026" style="position:absolute;margin-left:142.55pt;margin-top:2.95pt;width:3.6pt;height:3.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" fillcolor="black [3213]" strokecolor="black [1600]" strokeweight="2pt"/>
            </w:pict>
          </mc:Fallback>
        </mc:AlternateContent>
      </w:r>
    </w:p>
    <w:p w14:paraId="4E44054D" w14:textId="603179C5" w:rsidR="00FE57FA" w:rsidRDefault="00FE57FA" w:rsidP="00F857B5">
      <w:pPr>
        <w:tabs>
          <w:tab w:val="left" w:pos="1134"/>
        </w:tabs>
        <w:spacing w:after="0" w:line="240" w:lineRule="auto"/>
        <w:rPr>
          <w:rFonts w:ascii="Times New Roman" w:hAnsi="Times New Roman" w:cs="Times New Roman"/>
          <w:shd w:val="clear" w:color="auto" w:fill="FFFFFF"/>
        </w:rPr>
      </w:pPr>
    </w:p>
    <w:p w14:paraId="65196ACF" w14:textId="1BCAC24F" w:rsidR="00FE57FA" w:rsidRDefault="00F824FB" w:rsidP="00F857B5">
      <w:p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91008" behindDoc="0" locked="0" layoutInCell="1" allowOverlap="1" wp14:anchorId="4C8D03CD" wp14:editId="540E46FE">
                <wp:simplePos x="0" y="0"/>
                <wp:positionH relativeFrom="column">
                  <wp:posOffset>3185459</wp:posOffset>
                </wp:positionH>
                <wp:positionV relativeFrom="paragraph">
                  <wp:posOffset>93196</wp:posOffset>
                </wp:positionV>
                <wp:extent cx="0" cy="65741"/>
                <wp:effectExtent l="0" t="0" r="19050" b="29845"/>
                <wp:wrapNone/>
                <wp:docPr id="10" name="Straight Connector 10"/>
                <wp:cNvGraphicFramePr/>
                <a:graphic xmlns:a="http://schemas.openxmlformats.org/drawingml/2006/main">
                  <a:graphicData uri="http://schemas.microsoft.com/office/word/2010/wordprocessingShape">
                    <wps:wsp>
                      <wps:cNvCnPr/>
                      <wps:spPr>
                        <a:xfrm>
                          <a:off x="0" y="0"/>
                          <a:ext cx="0" cy="657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E398D7" id="Straight Connector 10"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50.8pt,7.35pt" to="250.8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" strokecolor="black [3040]"/>
            </w:pict>
          </mc:Fallback>
        </mc:AlternateContent>
      </w:r>
    </w:p>
    <w:p w14:paraId="6C105F04" w14:textId="72B9113F" w:rsidR="00914BB6" w:rsidRDefault="00F824FB" w:rsidP="00F857B5">
      <w:p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noProof/>
          <w:lang w:eastAsia="en-AU"/>
        </w:rPr>
        <mc:AlternateContent>
          <mc:Choice Requires="wps">
            <w:drawing>
              <wp:anchor distT="0" distB="0" distL="114300" distR="114300" simplePos="0" relativeHeight="251689984" behindDoc="0" locked="0" layoutInCell="1" allowOverlap="1" wp14:anchorId="4335FD27" wp14:editId="5045178B">
                <wp:simplePos x="0" y="0"/>
                <wp:positionH relativeFrom="column">
                  <wp:posOffset>3071831</wp:posOffset>
                </wp:positionH>
                <wp:positionV relativeFrom="paragraph">
                  <wp:posOffset>3810</wp:posOffset>
                </wp:positionV>
                <wp:extent cx="274917" cy="232784"/>
                <wp:effectExtent l="0" t="0" r="0" b="0"/>
                <wp:wrapNone/>
                <wp:docPr id="9" name="Text Box 9"/>
                <wp:cNvGraphicFramePr/>
                <a:graphic xmlns:a="http://schemas.openxmlformats.org/drawingml/2006/main">
                  <a:graphicData uri="http://schemas.microsoft.com/office/word/2010/wordprocessingShape">
                    <wps:wsp>
                      <wps:cNvSpPr txBox="1"/>
                      <wps:spPr>
                        <a:xfrm>
                          <a:off x="0" y="0"/>
                          <a:ext cx="274917" cy="232784"/>
                        </a:xfrm>
                        <a:prstGeom prst="rect">
                          <a:avLst/>
                        </a:prstGeom>
                        <a:solidFill>
                          <a:schemeClr val="lt1"/>
                        </a:solidFill>
                        <a:ln w="6350">
                          <a:noFill/>
                        </a:ln>
                      </wps:spPr>
                      <wps:txbx>
                        <w:txbxContent>
                          <w:p w14:paraId="1C277D20" w14:textId="4127B600" w:rsidR="005B43FD" w:rsidRPr="00F824FB" w:rsidRDefault="005B43FD">
                            <w:pPr>
                              <w:rPr>
                                <w:b/>
                              </w:rPr>
                            </w:pPr>
                            <w:r w:rsidRPr="00F824FB">
                              <w:rPr>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5FD27" id="Text Box 9" o:spid="_x0000_s1048" type="#_x0000_t202" style="position:absolute;margin-left:241.9pt;margin-top:.3pt;width:21.65pt;height:18.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" fillcolor="white [3201]" stroked="f" strokeweight=".5pt">
                <v:textbox>
                  <w:txbxContent>
                    <w:p w14:paraId="1C277D20" w14:textId="4127B600" w:rsidR="005B43FD" w:rsidRPr="00F824FB" w:rsidRDefault="005B43FD">
                      <w:pPr>
                        <w:rPr>
                          <w:b/>
                        </w:rPr>
                      </w:pPr>
                      <w:r w:rsidRPr="00F824FB">
                        <w:rPr>
                          <w:b/>
                        </w:rPr>
                        <w:t>B</w:t>
                      </w:r>
                    </w:p>
                  </w:txbxContent>
                </v:textbox>
              </v:shape>
            </w:pict>
          </mc:Fallback>
        </mc:AlternateContent>
      </w:r>
    </w:p>
    <w:p w14:paraId="1C0CB520" w14:textId="77777777" w:rsidR="009D7323" w:rsidRDefault="009D7323" w:rsidP="002A72A9">
      <w:pPr>
        <w:tabs>
          <w:tab w:val="left" w:pos="1134"/>
        </w:tabs>
        <w:spacing w:after="0" w:line="240" w:lineRule="auto"/>
        <w:jc w:val="center"/>
        <w:rPr>
          <w:rFonts w:ascii="Times New Roman" w:hAnsi="Times New Roman" w:cs="Times New Roman"/>
          <w:shd w:val="clear" w:color="auto" w:fill="FFFFFF"/>
        </w:rPr>
      </w:pPr>
    </w:p>
    <w:p w14:paraId="4A3D68AA" w14:textId="473B16B9" w:rsidR="002A72A9" w:rsidRDefault="002A72A9" w:rsidP="002A72A9">
      <w:pPr>
        <w:tabs>
          <w:tab w:val="left" w:pos="1134"/>
        </w:tabs>
        <w:spacing w:after="0" w:line="240" w:lineRule="auto"/>
        <w:jc w:val="center"/>
        <w:rPr>
          <w:rFonts w:ascii="Times New Roman" w:hAnsi="Times New Roman" w:cs="Times New Roman"/>
          <w:shd w:val="clear" w:color="auto" w:fill="FFFFFF"/>
        </w:rPr>
      </w:pPr>
    </w:p>
    <w:p w14:paraId="40E3916C" w14:textId="6F6E4E7B" w:rsidR="002A72A9" w:rsidRDefault="002A72A9" w:rsidP="002A72A9">
      <w:pPr>
        <w:pStyle w:val="ListParagraph"/>
        <w:numPr>
          <w:ilvl w:val="0"/>
          <w:numId w:val="25"/>
        </w:num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Write the equilibrium expression for the reaction</w:t>
      </w:r>
      <w:ins w:id="580" w:author="DIPLARIS, Martha" w:date="2020-05-25T09:12:00Z">
        <w:r w:rsidR="00F84619">
          <w:rPr>
            <w:rFonts w:ascii="Times New Roman" w:hAnsi="Times New Roman" w:cs="Times New Roman"/>
            <w:shd w:val="clear" w:color="auto" w:fill="FFFFFF"/>
          </w:rPr>
          <w:t>, include units.</w:t>
        </w:r>
      </w:ins>
      <w:del w:id="581" w:author="DIPLARIS, Martha" w:date="2020-05-25T09:12:00Z">
        <w:r w:rsidDel="00F84619">
          <w:rPr>
            <w:rFonts w:ascii="Times New Roman" w:hAnsi="Times New Roman" w:cs="Times New Roman"/>
            <w:shd w:val="clear" w:color="auto" w:fill="FFFFFF"/>
          </w:rPr>
          <w:delText>.</w:delText>
        </w:r>
        <w:r w:rsidR="007E3BE3" w:rsidDel="00F84619">
          <w:rPr>
            <w:rFonts w:ascii="Times New Roman" w:hAnsi="Times New Roman" w:cs="Times New Roman"/>
            <w:shd w:val="clear" w:color="auto" w:fill="FFFFFF"/>
          </w:rPr>
          <w:delText xml:space="preserve">   </w:delText>
        </w:r>
      </w:del>
      <w:r w:rsidR="007E3BE3">
        <w:rPr>
          <w:rFonts w:ascii="Times New Roman" w:hAnsi="Times New Roman" w:cs="Times New Roman"/>
          <w:shd w:val="clear" w:color="auto" w:fill="FFFFFF"/>
        </w:rPr>
        <w:t xml:space="preserve">       </w:t>
      </w:r>
      <w:ins w:id="582" w:author="DIPLARIS, Martha" w:date="2020-05-25T09:12:00Z">
        <w:r w:rsidR="00F84619">
          <w:rPr>
            <w:rFonts w:ascii="Times New Roman" w:hAnsi="Times New Roman" w:cs="Times New Roman"/>
            <w:shd w:val="clear" w:color="auto" w:fill="FFFFFF"/>
          </w:rPr>
          <w:t xml:space="preserve">  </w:t>
        </w:r>
      </w:ins>
      <w:del w:id="583" w:author="DIPLARIS, Martha" w:date="2020-05-25T09:12:00Z">
        <w:r w:rsidR="007E3BE3" w:rsidDel="00F84619">
          <w:rPr>
            <w:rFonts w:ascii="Times New Roman" w:hAnsi="Times New Roman" w:cs="Times New Roman"/>
            <w:shd w:val="clear" w:color="auto" w:fill="FFFFFF"/>
          </w:rPr>
          <w:delText xml:space="preserve">                     </w:delText>
        </w:r>
      </w:del>
      <w:r w:rsidR="007E3BE3">
        <w:rPr>
          <w:rFonts w:ascii="Times New Roman" w:hAnsi="Times New Roman" w:cs="Times New Roman"/>
          <w:shd w:val="clear" w:color="auto" w:fill="FFFFFF"/>
        </w:rPr>
        <w:t xml:space="preserve">                   </w:t>
      </w:r>
      <w:del w:id="584" w:author="DIPLARIS, Martha" w:date="2020-05-25T09:39:00Z">
        <w:r w:rsidR="007E3BE3" w:rsidDel="00254CE8">
          <w:rPr>
            <w:rFonts w:ascii="Times New Roman" w:hAnsi="Times New Roman" w:cs="Times New Roman"/>
            <w:shd w:val="clear" w:color="auto" w:fill="FFFFFF"/>
          </w:rPr>
          <w:delText xml:space="preserve">  </w:delText>
        </w:r>
      </w:del>
      <w:r w:rsidR="007E3BE3">
        <w:rPr>
          <w:rFonts w:ascii="Times New Roman" w:hAnsi="Times New Roman" w:cs="Times New Roman"/>
          <w:shd w:val="clear" w:color="auto" w:fill="FFFFFF"/>
        </w:rPr>
        <w:t xml:space="preserve">     (</w:t>
      </w:r>
      <w:ins w:id="585" w:author="DIPLARIS, Martha" w:date="2020-05-25T09:39:00Z">
        <w:r w:rsidR="00254CE8">
          <w:rPr>
            <w:rFonts w:ascii="Times New Roman" w:hAnsi="Times New Roman" w:cs="Times New Roman"/>
            <w:shd w:val="clear" w:color="auto" w:fill="FFFFFF"/>
          </w:rPr>
          <w:t>2</w:t>
        </w:r>
      </w:ins>
      <w:del w:id="586" w:author="DIPLARIS, Martha" w:date="2020-05-25T09:39:00Z">
        <w:r w:rsidR="007E3BE3" w:rsidDel="00254CE8">
          <w:rPr>
            <w:rFonts w:ascii="Times New Roman" w:hAnsi="Times New Roman" w:cs="Times New Roman"/>
            <w:shd w:val="clear" w:color="auto" w:fill="FFFFFF"/>
          </w:rPr>
          <w:delText>1</w:delText>
        </w:r>
      </w:del>
      <w:r w:rsidR="007E3BE3">
        <w:rPr>
          <w:rFonts w:ascii="Times New Roman" w:hAnsi="Times New Roman" w:cs="Times New Roman"/>
          <w:shd w:val="clear" w:color="auto" w:fill="FFFFFF"/>
        </w:rPr>
        <w:t xml:space="preserve"> mark</w:t>
      </w:r>
      <w:ins w:id="587" w:author="DIPLARIS, Martha" w:date="2020-05-25T09:39:00Z">
        <w:r w:rsidR="00254CE8">
          <w:rPr>
            <w:rFonts w:ascii="Times New Roman" w:hAnsi="Times New Roman" w:cs="Times New Roman"/>
            <w:shd w:val="clear" w:color="auto" w:fill="FFFFFF"/>
          </w:rPr>
          <w:t>s</w:t>
        </w:r>
      </w:ins>
      <w:r w:rsidR="007E3BE3">
        <w:rPr>
          <w:rFonts w:ascii="Times New Roman" w:hAnsi="Times New Roman" w:cs="Times New Roman"/>
          <w:shd w:val="clear" w:color="auto" w:fill="FFFFFF"/>
        </w:rPr>
        <w:t>)</w:t>
      </w:r>
    </w:p>
    <w:p w14:paraId="786910F1" w14:textId="023E74D3" w:rsidR="007E3BE3" w:rsidRDefault="007E3BE3" w:rsidP="007E3BE3">
      <w:pPr>
        <w:pStyle w:val="ListParagraph"/>
        <w:tabs>
          <w:tab w:val="left" w:pos="1134"/>
        </w:tabs>
        <w:spacing w:after="0" w:line="240" w:lineRule="auto"/>
        <w:rPr>
          <w:rFonts w:ascii="Times New Roman" w:hAnsi="Times New Roman" w:cs="Times New Roman"/>
          <w:shd w:val="clear" w:color="auto" w:fill="FFFFFF"/>
        </w:rPr>
      </w:pPr>
    </w:p>
    <w:p w14:paraId="311470A9" w14:textId="77777777" w:rsidR="007E3BE3" w:rsidRDefault="007E3BE3" w:rsidP="007E3BE3">
      <w:pPr>
        <w:pStyle w:val="ListParagraph"/>
        <w:tabs>
          <w:tab w:val="left" w:pos="1134"/>
        </w:tabs>
        <w:spacing w:after="0" w:line="240" w:lineRule="auto"/>
        <w:rPr>
          <w:rFonts w:ascii="Times New Roman" w:hAnsi="Times New Roman" w:cs="Times New Roman"/>
          <w:shd w:val="clear" w:color="auto" w:fill="FFFFFF"/>
        </w:rPr>
      </w:pPr>
    </w:p>
    <w:tbl>
      <w:tblPr>
        <w:tblStyle w:val="TableGrid"/>
        <w:tblW w:w="9072" w:type="dxa"/>
        <w:tblInd w:w="-5" w:type="dxa"/>
        <w:tblBorders>
          <w:left w:val="none" w:sz="0" w:space="0" w:color="auto"/>
          <w:right w:val="none" w:sz="0" w:space="0" w:color="auto"/>
        </w:tblBorders>
        <w:tblLook w:val="04A0" w:firstRow="1" w:lastRow="0" w:firstColumn="1" w:lastColumn="0" w:noHBand="0" w:noVBand="1"/>
      </w:tblPr>
      <w:tblGrid>
        <w:gridCol w:w="9072"/>
      </w:tblGrid>
      <w:tr w:rsidR="007E3BE3" w:rsidDel="009A7FBF" w14:paraId="6CDAA9AA" w14:textId="33A0E6D8" w:rsidTr="00CF0E6D">
        <w:trPr>
          <w:del w:id="588" w:author="DIPLARIS, Martha" w:date="2020-06-09T06:24:00Z"/>
        </w:trPr>
        <w:tc>
          <w:tcPr>
            <w:tcW w:w="9072" w:type="dxa"/>
          </w:tcPr>
          <w:p w14:paraId="1063EE62" w14:textId="77777777" w:rsidR="009A7FBF" w:rsidRPr="0029309B" w:rsidRDefault="009A7FBF" w:rsidP="009A7FBF">
            <w:pPr>
              <w:pStyle w:val="ListParagraph"/>
              <w:tabs>
                <w:tab w:val="left" w:pos="1134"/>
              </w:tabs>
              <w:rPr>
                <w:ins w:id="589" w:author="DIPLARIS, Martha" w:date="2020-06-09T06:24:00Z"/>
                <w:rFonts w:ascii="Times New Roman" w:hAnsi="Times New Roman" w:cs="Times New Roman"/>
                <w:color w:val="C00000"/>
                <w:sz w:val="32"/>
                <w:szCs w:val="32"/>
                <w:shd w:val="clear" w:color="auto" w:fill="FFFFFF"/>
              </w:rPr>
            </w:pPr>
            <w:ins w:id="590" w:author="DIPLARIS, Martha" w:date="2020-06-09T06:24:00Z">
              <w:r w:rsidRPr="0029309B">
                <w:rPr>
                  <w:rFonts w:ascii="Times New Roman" w:hAnsi="Times New Roman" w:cs="Times New Roman"/>
                  <w:color w:val="C00000"/>
                  <w:sz w:val="32"/>
                  <w:szCs w:val="32"/>
                  <w:shd w:val="clear" w:color="auto" w:fill="FFFFFF"/>
                </w:rPr>
                <w:t>K</w:t>
              </w:r>
              <w:r w:rsidRPr="0029309B">
                <w:rPr>
                  <w:rFonts w:ascii="Times New Roman" w:hAnsi="Times New Roman" w:cs="Times New Roman"/>
                  <w:color w:val="C00000"/>
                  <w:sz w:val="32"/>
                  <w:szCs w:val="32"/>
                  <w:shd w:val="clear" w:color="auto" w:fill="FFFFFF"/>
                  <w:vertAlign w:val="subscript"/>
                </w:rPr>
                <w:t>c</w:t>
              </w:r>
              <w:r w:rsidRPr="0029309B">
                <w:rPr>
                  <w:rFonts w:ascii="Times New Roman" w:hAnsi="Times New Roman" w:cs="Times New Roman"/>
                  <w:color w:val="C00000"/>
                  <w:sz w:val="32"/>
                  <w:szCs w:val="32"/>
                  <w:shd w:val="clear" w:color="auto" w:fill="FFFFFF"/>
                </w:rPr>
                <w:t xml:space="preserve"> = </w:t>
              </w:r>
              <m:oMath>
                <m:f>
                  <m:fPr>
                    <m:ctrlPr>
                      <w:rPr>
                        <w:rFonts w:ascii="Cambria Math" w:hAnsi="Cambria Math" w:cs="Times New Roman"/>
                        <w:i/>
                        <w:color w:val="C00000"/>
                        <w:sz w:val="32"/>
                        <w:szCs w:val="32"/>
                        <w:shd w:val="clear" w:color="auto" w:fill="FFFFFF"/>
                      </w:rPr>
                    </m:ctrlPr>
                  </m:fPr>
                  <m:num>
                    <m:sSup>
                      <m:sSupPr>
                        <m:ctrlPr>
                          <w:rPr>
                            <w:rFonts w:ascii="Cambria Math" w:hAnsi="Cambria Math" w:cs="Times New Roman"/>
                            <w:i/>
                            <w:color w:val="C00000"/>
                            <w:sz w:val="32"/>
                            <w:szCs w:val="32"/>
                            <w:shd w:val="clear" w:color="auto" w:fill="FFFFFF"/>
                          </w:rPr>
                        </m:ctrlPr>
                      </m:sSupPr>
                      <m:e>
                        <m:r>
                          <w:rPr>
                            <w:rFonts w:ascii="Cambria Math" w:hAnsi="Cambria Math" w:cs="Times New Roman"/>
                            <w:color w:val="C00000"/>
                            <w:sz w:val="32"/>
                            <w:szCs w:val="32"/>
                            <w:shd w:val="clear" w:color="auto" w:fill="FFFFFF"/>
                          </w:rPr>
                          <m:t>[</m:t>
                        </m:r>
                        <m:sSub>
                          <m:sSubPr>
                            <m:ctrlPr>
                              <w:rPr>
                                <w:rFonts w:ascii="Cambria Math" w:eastAsiaTheme="minorEastAsia" w:hAnsi="Cambria Math" w:cs="Times New Roman"/>
                                <w:color w:val="C00000"/>
                                <w:sz w:val="32"/>
                                <w:szCs w:val="32"/>
                              </w:rPr>
                            </m:ctrlPr>
                          </m:sSubPr>
                          <m:e>
                            <m:r>
                              <w:rPr>
                                <w:rFonts w:ascii="Cambria Math" w:eastAsiaTheme="minorEastAsia" w:hAnsi="Cambria Math" w:cs="Times New Roman"/>
                                <w:color w:val="C00000"/>
                                <w:sz w:val="32"/>
                                <w:szCs w:val="32"/>
                              </w:rPr>
                              <m:t>POCl</m:t>
                            </m:r>
                          </m:e>
                          <m:sub>
                            <m:r>
                              <w:rPr>
                                <w:rFonts w:ascii="Cambria Math" w:eastAsiaTheme="minorEastAsia" w:hAnsi="Cambria Math" w:cs="Times New Roman"/>
                                <w:color w:val="C00000"/>
                                <w:sz w:val="32"/>
                                <w:szCs w:val="32"/>
                              </w:rPr>
                              <m:t>3</m:t>
                            </m:r>
                          </m:sub>
                        </m:sSub>
                        <m:r>
                          <m:rPr>
                            <m:sty m:val="p"/>
                          </m:rPr>
                          <w:rPr>
                            <w:rFonts w:ascii="Cambria Math" w:eastAsiaTheme="minorEastAsia" w:hAnsi="Times New Roman" w:cs="Times New Roman"/>
                            <w:color w:val="C00000"/>
                            <w:sz w:val="32"/>
                            <w:szCs w:val="32"/>
                            <w:vertAlign w:val="subscript"/>
                          </w:rPr>
                          <m:t>]</m:t>
                        </m:r>
                      </m:e>
                      <m:sup>
                        <m:r>
                          <w:rPr>
                            <w:rFonts w:ascii="Cambria Math" w:hAnsi="Cambria Math" w:cs="Times New Roman"/>
                            <w:color w:val="C00000"/>
                            <w:sz w:val="32"/>
                            <w:szCs w:val="32"/>
                            <w:shd w:val="clear" w:color="auto" w:fill="FFFFFF"/>
                          </w:rPr>
                          <m:t>2</m:t>
                        </m:r>
                      </m:sup>
                    </m:sSup>
                  </m:num>
                  <m:den>
                    <m:r>
                      <w:rPr>
                        <w:rFonts w:ascii="Cambria Math" w:hAnsi="Cambria Math" w:cs="Times New Roman"/>
                        <w:color w:val="C00000"/>
                        <w:sz w:val="32"/>
                        <w:szCs w:val="32"/>
                        <w:shd w:val="clear" w:color="auto" w:fill="FFFFFF"/>
                      </w:rPr>
                      <m:t>[</m:t>
                    </m:r>
                    <m:sSup>
                      <m:sSupPr>
                        <m:ctrlPr>
                          <w:rPr>
                            <w:rFonts w:ascii="Cambria Math" w:hAnsi="Cambria Math" w:cs="Times New Roman"/>
                            <w:i/>
                            <w:color w:val="C00000"/>
                            <w:sz w:val="32"/>
                            <w:szCs w:val="32"/>
                            <w:shd w:val="clear" w:color="auto" w:fill="FFFFFF"/>
                          </w:rPr>
                        </m:ctrlPr>
                      </m:sSupPr>
                      <m:e>
                        <m:sSub>
                          <m:sSubPr>
                            <m:ctrlPr>
                              <w:rPr>
                                <w:rFonts w:ascii="Cambria Math" w:hAnsi="Cambria Math" w:cs="Times New Roman"/>
                                <w:color w:val="C00000"/>
                                <w:sz w:val="32"/>
                                <w:szCs w:val="32"/>
                                <w:shd w:val="clear" w:color="auto" w:fill="FFFFFF"/>
                              </w:rPr>
                            </m:ctrlPr>
                          </m:sSubPr>
                          <m:e>
                            <m:r>
                              <w:rPr>
                                <w:rFonts w:ascii="Cambria Math" w:hAnsi="Cambria Math" w:cs="Times New Roman"/>
                                <w:color w:val="C00000"/>
                                <w:sz w:val="32"/>
                                <w:szCs w:val="32"/>
                                <w:shd w:val="clear" w:color="auto" w:fill="FFFFFF"/>
                              </w:rPr>
                              <m:t>PCl</m:t>
                            </m:r>
                          </m:e>
                          <m:sub>
                            <m:r>
                              <w:rPr>
                                <w:rFonts w:ascii="Cambria Math" w:hAnsi="Cambria Math" w:cs="Times New Roman"/>
                                <w:color w:val="C00000"/>
                                <w:sz w:val="32"/>
                                <w:szCs w:val="32"/>
                                <w:shd w:val="clear" w:color="auto" w:fill="FFFFFF"/>
                              </w:rPr>
                              <m:t>3</m:t>
                            </m:r>
                          </m:sub>
                        </m:sSub>
                        <m:r>
                          <m:rPr>
                            <m:sty m:val="p"/>
                          </m:rPr>
                          <w:rPr>
                            <w:rFonts w:ascii="Cambria Math" w:hAnsi="Times New Roman" w:cs="Times New Roman"/>
                            <w:color w:val="C00000"/>
                            <w:sz w:val="32"/>
                            <w:szCs w:val="32"/>
                            <w:shd w:val="clear" w:color="auto" w:fill="FFFFFF"/>
                            <w:vertAlign w:val="subscript"/>
                          </w:rPr>
                          <m:t>]</m:t>
                        </m:r>
                      </m:e>
                      <m:sup>
                        <m:r>
                          <w:rPr>
                            <w:rFonts w:ascii="Cambria Math" w:hAnsi="Cambria Math" w:cs="Times New Roman"/>
                            <w:color w:val="C00000"/>
                            <w:sz w:val="32"/>
                            <w:szCs w:val="32"/>
                            <w:shd w:val="clear" w:color="auto" w:fill="FFFFFF"/>
                          </w:rPr>
                          <m:t>2</m:t>
                        </m:r>
                      </m:sup>
                    </m:sSup>
                    <m:r>
                      <w:rPr>
                        <w:rFonts w:ascii="Cambria Math" w:hAnsi="Cambria Math" w:cs="Times New Roman"/>
                        <w:color w:val="C00000"/>
                        <w:sz w:val="32"/>
                        <w:szCs w:val="32"/>
                        <w:shd w:val="clear" w:color="auto" w:fill="FFFFFF"/>
                      </w:rPr>
                      <m:t>[</m:t>
                    </m:r>
                    <m:sSub>
                      <m:sSubPr>
                        <m:ctrlPr>
                          <w:rPr>
                            <w:rFonts w:ascii="Cambria Math" w:hAnsi="Cambria Math" w:cs="Times New Roman"/>
                            <w:color w:val="C00000"/>
                            <w:sz w:val="32"/>
                            <w:szCs w:val="32"/>
                            <w:shd w:val="clear" w:color="auto" w:fill="FFFFFF"/>
                          </w:rPr>
                        </m:ctrlPr>
                      </m:sSubPr>
                      <m:e>
                        <m:r>
                          <w:rPr>
                            <w:rFonts w:ascii="Cambria Math" w:hAnsi="Cambria Math" w:cs="Times New Roman"/>
                            <w:color w:val="C00000"/>
                            <w:sz w:val="32"/>
                            <w:szCs w:val="32"/>
                            <w:shd w:val="clear" w:color="auto" w:fill="FFFFFF"/>
                          </w:rPr>
                          <m:t>O</m:t>
                        </m:r>
                      </m:e>
                      <m:sub>
                        <m:r>
                          <w:rPr>
                            <w:rFonts w:ascii="Cambria Math" w:hAnsi="Cambria Math" w:cs="Times New Roman"/>
                            <w:color w:val="C00000"/>
                            <w:sz w:val="32"/>
                            <w:szCs w:val="32"/>
                            <w:shd w:val="clear" w:color="auto" w:fill="FFFFFF"/>
                          </w:rPr>
                          <m:t>2</m:t>
                        </m:r>
                      </m:sub>
                    </m:sSub>
                    <m:r>
                      <m:rPr>
                        <m:sty m:val="p"/>
                      </m:rPr>
                      <w:rPr>
                        <w:rFonts w:ascii="Cambria Math" w:hAnsi="Times New Roman" w:cs="Times New Roman"/>
                        <w:color w:val="C00000"/>
                        <w:sz w:val="32"/>
                        <w:szCs w:val="32"/>
                        <w:shd w:val="clear" w:color="auto" w:fill="FFFFFF"/>
                        <w:vertAlign w:val="subscript"/>
                      </w:rPr>
                      <m:t>]</m:t>
                    </m:r>
                  </m:den>
                </m:f>
              </m:oMath>
              <w:r>
                <w:rPr>
                  <w:rFonts w:ascii="Times New Roman" w:eastAsiaTheme="minorEastAsia" w:hAnsi="Times New Roman" w:cs="Times New Roman"/>
                  <w:color w:val="C00000"/>
                  <w:sz w:val="32"/>
                  <w:szCs w:val="32"/>
                  <w:shd w:val="clear" w:color="auto" w:fill="FFFFFF"/>
                </w:rPr>
                <w:t xml:space="preserve">                         </w:t>
              </w:r>
              <w:r w:rsidRPr="0029309B">
                <w:rPr>
                  <w:rFonts w:ascii="Times New Roman" w:eastAsiaTheme="minorEastAsia" w:hAnsi="Times New Roman" w:cs="Times New Roman"/>
                  <w:color w:val="C00000"/>
                  <w:shd w:val="clear" w:color="auto" w:fill="FFFFFF"/>
                </w:rPr>
                <w:t>1 mark</w:t>
              </w:r>
              <w:r>
                <w:rPr>
                  <w:rFonts w:ascii="Times New Roman" w:eastAsiaTheme="minorEastAsia" w:hAnsi="Times New Roman" w:cs="Times New Roman"/>
                  <w:color w:val="C00000"/>
                  <w:shd w:val="clear" w:color="auto" w:fill="FFFFFF"/>
                </w:rPr>
                <w:t xml:space="preserve"> – no units required</w:t>
              </w:r>
            </w:ins>
          </w:p>
          <w:p w14:paraId="2080160D" w14:textId="759D6E64" w:rsidR="007E3BE3" w:rsidDel="009A7FBF" w:rsidRDefault="007E3BE3" w:rsidP="00CF0E6D">
            <w:pPr>
              <w:pStyle w:val="ListParagraph"/>
              <w:tabs>
                <w:tab w:val="left" w:pos="1134"/>
              </w:tabs>
              <w:spacing w:line="480" w:lineRule="auto"/>
              <w:ind w:left="0"/>
              <w:rPr>
                <w:del w:id="591" w:author="DIPLARIS, Martha" w:date="2020-06-09T06:24:00Z"/>
                <w:rFonts w:ascii="Times New Roman" w:hAnsi="Times New Roman" w:cs="Times New Roman"/>
              </w:rPr>
            </w:pPr>
          </w:p>
        </w:tc>
      </w:tr>
      <w:tr w:rsidR="007E3BE3" w:rsidDel="009A7FBF" w14:paraId="2BDA5203" w14:textId="1AD3BA96" w:rsidTr="00CF0E6D">
        <w:trPr>
          <w:del w:id="592" w:author="DIPLARIS, Martha" w:date="2020-06-09T06:24:00Z"/>
        </w:trPr>
        <w:tc>
          <w:tcPr>
            <w:tcW w:w="9072" w:type="dxa"/>
          </w:tcPr>
          <w:p w14:paraId="1BABE0C3" w14:textId="3EC4B154" w:rsidR="007E3BE3" w:rsidDel="009A7FBF" w:rsidRDefault="007E3BE3" w:rsidP="00CF0E6D">
            <w:pPr>
              <w:pStyle w:val="ListParagraph"/>
              <w:tabs>
                <w:tab w:val="left" w:pos="1134"/>
              </w:tabs>
              <w:spacing w:line="480" w:lineRule="auto"/>
              <w:ind w:left="0"/>
              <w:rPr>
                <w:del w:id="593" w:author="DIPLARIS, Martha" w:date="2020-06-09T06:24:00Z"/>
                <w:rFonts w:ascii="Times New Roman" w:hAnsi="Times New Roman" w:cs="Times New Roman"/>
              </w:rPr>
            </w:pPr>
          </w:p>
        </w:tc>
      </w:tr>
    </w:tbl>
    <w:p w14:paraId="08F3E846" w14:textId="77777777" w:rsidR="009A7FBF" w:rsidRDefault="009A7FBF" w:rsidP="009A7FBF">
      <w:pPr>
        <w:pStyle w:val="ListParagraph"/>
        <w:tabs>
          <w:tab w:val="left" w:pos="1134"/>
        </w:tabs>
        <w:spacing w:after="0" w:line="240" w:lineRule="auto"/>
        <w:rPr>
          <w:ins w:id="594" w:author="DIPLARIS, Martha" w:date="2020-06-09T06:24:00Z"/>
          <w:rFonts w:ascii="Times New Roman" w:eastAsiaTheme="minorEastAsia" w:hAnsi="Times New Roman" w:cs="Times New Roman"/>
          <w:color w:val="C00000"/>
          <w:shd w:val="clear" w:color="auto" w:fill="FFFFFF"/>
        </w:rPr>
      </w:pPr>
      <w:ins w:id="595" w:author="DIPLARIS, Martha" w:date="2020-06-09T06:24:00Z">
        <w:r w:rsidRPr="0029309B">
          <w:rPr>
            <w:rFonts w:ascii="Times New Roman" w:hAnsi="Times New Roman" w:cs="Times New Roman"/>
            <w:color w:val="C00000"/>
            <w:sz w:val="32"/>
            <w:szCs w:val="32"/>
            <w:shd w:val="clear" w:color="auto" w:fill="FFFFFF"/>
          </w:rPr>
          <w:t>K</w:t>
        </w:r>
        <w:r w:rsidRPr="0029309B">
          <w:rPr>
            <w:rFonts w:ascii="Times New Roman" w:hAnsi="Times New Roman" w:cs="Times New Roman"/>
            <w:color w:val="C00000"/>
            <w:sz w:val="32"/>
            <w:szCs w:val="32"/>
            <w:shd w:val="clear" w:color="auto" w:fill="FFFFFF"/>
            <w:vertAlign w:val="subscript"/>
          </w:rPr>
          <w:t>c</w:t>
        </w:r>
        <w:r w:rsidRPr="0029309B">
          <w:rPr>
            <w:rFonts w:ascii="Times New Roman" w:hAnsi="Times New Roman" w:cs="Times New Roman"/>
            <w:color w:val="C00000"/>
            <w:sz w:val="32"/>
            <w:szCs w:val="32"/>
            <w:shd w:val="clear" w:color="auto" w:fill="FFFFFF"/>
          </w:rPr>
          <w:t xml:space="preserve"> = </w:t>
        </w:r>
        <m:oMath>
          <m:f>
            <m:fPr>
              <m:ctrlPr>
                <w:rPr>
                  <w:rFonts w:ascii="Cambria Math" w:hAnsi="Cambria Math" w:cs="Times New Roman"/>
                  <w:i/>
                  <w:color w:val="C00000"/>
                  <w:sz w:val="32"/>
                  <w:szCs w:val="32"/>
                  <w:shd w:val="clear" w:color="auto" w:fill="FFFFFF"/>
                </w:rPr>
              </m:ctrlPr>
            </m:fPr>
            <m:num>
              <m:sSup>
                <m:sSupPr>
                  <m:ctrlPr>
                    <w:rPr>
                      <w:rFonts w:ascii="Cambria Math" w:hAnsi="Cambria Math" w:cs="Times New Roman"/>
                      <w:i/>
                      <w:color w:val="C00000"/>
                      <w:sz w:val="32"/>
                      <w:szCs w:val="32"/>
                      <w:shd w:val="clear" w:color="auto" w:fill="FFFFFF"/>
                    </w:rPr>
                  </m:ctrlPr>
                </m:sSupPr>
                <m:e>
                  <m:r>
                    <w:rPr>
                      <w:rFonts w:ascii="Cambria Math" w:hAnsi="Cambria Math" w:cs="Times New Roman"/>
                      <w:color w:val="C00000"/>
                      <w:sz w:val="32"/>
                      <w:szCs w:val="32"/>
                      <w:shd w:val="clear" w:color="auto" w:fill="FFFFFF"/>
                    </w:rPr>
                    <m:t>[</m:t>
                  </m:r>
                  <m:sSub>
                    <m:sSubPr>
                      <m:ctrlPr>
                        <w:rPr>
                          <w:rFonts w:ascii="Cambria Math" w:eastAsiaTheme="minorEastAsia" w:hAnsi="Cambria Math" w:cs="Times New Roman"/>
                          <w:color w:val="C00000"/>
                          <w:sz w:val="32"/>
                          <w:szCs w:val="32"/>
                        </w:rPr>
                      </m:ctrlPr>
                    </m:sSubPr>
                    <m:e>
                      <m:r>
                        <w:rPr>
                          <w:rFonts w:ascii="Cambria Math" w:eastAsiaTheme="minorEastAsia" w:hAnsi="Cambria Math" w:cs="Times New Roman"/>
                          <w:color w:val="C00000"/>
                          <w:sz w:val="32"/>
                          <w:szCs w:val="32"/>
                        </w:rPr>
                        <m:t>POCl</m:t>
                      </m:r>
                    </m:e>
                    <m:sub>
                      <m:r>
                        <w:rPr>
                          <w:rFonts w:ascii="Cambria Math" w:eastAsiaTheme="minorEastAsia" w:hAnsi="Cambria Math" w:cs="Times New Roman"/>
                          <w:color w:val="C00000"/>
                          <w:sz w:val="32"/>
                          <w:szCs w:val="32"/>
                        </w:rPr>
                        <m:t>3</m:t>
                      </m:r>
                    </m:sub>
                  </m:sSub>
                  <m:r>
                    <m:rPr>
                      <m:sty m:val="p"/>
                    </m:rPr>
                    <w:rPr>
                      <w:rFonts w:ascii="Cambria Math" w:eastAsiaTheme="minorEastAsia" w:hAnsi="Times New Roman" w:cs="Times New Roman"/>
                      <w:color w:val="C00000"/>
                      <w:sz w:val="32"/>
                      <w:szCs w:val="32"/>
                      <w:vertAlign w:val="subscript"/>
                    </w:rPr>
                    <m:t>]</m:t>
                  </m:r>
                </m:e>
                <m:sup>
                  <m:r>
                    <w:rPr>
                      <w:rFonts w:ascii="Cambria Math" w:hAnsi="Cambria Math" w:cs="Times New Roman"/>
                      <w:color w:val="C00000"/>
                      <w:sz w:val="32"/>
                      <w:szCs w:val="32"/>
                      <w:shd w:val="clear" w:color="auto" w:fill="FFFFFF"/>
                    </w:rPr>
                    <m:t>2</m:t>
                  </m:r>
                </m:sup>
              </m:sSup>
            </m:num>
            <m:den>
              <m:r>
                <w:rPr>
                  <w:rFonts w:ascii="Cambria Math" w:hAnsi="Cambria Math" w:cs="Times New Roman"/>
                  <w:color w:val="C00000"/>
                  <w:sz w:val="32"/>
                  <w:szCs w:val="32"/>
                  <w:shd w:val="clear" w:color="auto" w:fill="FFFFFF"/>
                </w:rPr>
                <m:t>[</m:t>
              </m:r>
              <m:sSup>
                <m:sSupPr>
                  <m:ctrlPr>
                    <w:rPr>
                      <w:rFonts w:ascii="Cambria Math" w:hAnsi="Cambria Math" w:cs="Times New Roman"/>
                      <w:i/>
                      <w:color w:val="C00000"/>
                      <w:sz w:val="32"/>
                      <w:szCs w:val="32"/>
                      <w:shd w:val="clear" w:color="auto" w:fill="FFFFFF"/>
                    </w:rPr>
                  </m:ctrlPr>
                </m:sSupPr>
                <m:e>
                  <m:sSub>
                    <m:sSubPr>
                      <m:ctrlPr>
                        <w:rPr>
                          <w:rFonts w:ascii="Cambria Math" w:hAnsi="Cambria Math" w:cs="Times New Roman"/>
                          <w:color w:val="C00000"/>
                          <w:sz w:val="32"/>
                          <w:szCs w:val="32"/>
                          <w:shd w:val="clear" w:color="auto" w:fill="FFFFFF"/>
                        </w:rPr>
                      </m:ctrlPr>
                    </m:sSubPr>
                    <m:e>
                      <m:r>
                        <w:rPr>
                          <w:rFonts w:ascii="Cambria Math" w:hAnsi="Cambria Math" w:cs="Times New Roman"/>
                          <w:color w:val="C00000"/>
                          <w:sz w:val="32"/>
                          <w:szCs w:val="32"/>
                          <w:shd w:val="clear" w:color="auto" w:fill="FFFFFF"/>
                        </w:rPr>
                        <m:t>PCl</m:t>
                      </m:r>
                    </m:e>
                    <m:sub>
                      <m:r>
                        <w:rPr>
                          <w:rFonts w:ascii="Cambria Math" w:hAnsi="Cambria Math" w:cs="Times New Roman"/>
                          <w:color w:val="C00000"/>
                          <w:sz w:val="32"/>
                          <w:szCs w:val="32"/>
                          <w:shd w:val="clear" w:color="auto" w:fill="FFFFFF"/>
                        </w:rPr>
                        <m:t>3</m:t>
                      </m:r>
                    </m:sub>
                  </m:sSub>
                  <m:r>
                    <m:rPr>
                      <m:sty m:val="p"/>
                    </m:rPr>
                    <w:rPr>
                      <w:rFonts w:ascii="Cambria Math" w:hAnsi="Times New Roman" w:cs="Times New Roman"/>
                      <w:color w:val="C00000"/>
                      <w:sz w:val="32"/>
                      <w:szCs w:val="32"/>
                      <w:shd w:val="clear" w:color="auto" w:fill="FFFFFF"/>
                      <w:vertAlign w:val="subscript"/>
                    </w:rPr>
                    <m:t>]</m:t>
                  </m:r>
                </m:e>
                <m:sup>
                  <m:r>
                    <w:rPr>
                      <w:rFonts w:ascii="Cambria Math" w:hAnsi="Cambria Math" w:cs="Times New Roman"/>
                      <w:color w:val="C00000"/>
                      <w:sz w:val="32"/>
                      <w:szCs w:val="32"/>
                      <w:shd w:val="clear" w:color="auto" w:fill="FFFFFF"/>
                    </w:rPr>
                    <m:t>2</m:t>
                  </m:r>
                </m:sup>
              </m:sSup>
              <m:r>
                <w:rPr>
                  <w:rFonts w:ascii="Cambria Math" w:hAnsi="Cambria Math" w:cs="Times New Roman"/>
                  <w:color w:val="C00000"/>
                  <w:sz w:val="32"/>
                  <w:szCs w:val="32"/>
                  <w:shd w:val="clear" w:color="auto" w:fill="FFFFFF"/>
                </w:rPr>
                <m:t>[</m:t>
              </m:r>
              <m:sSub>
                <m:sSubPr>
                  <m:ctrlPr>
                    <w:rPr>
                      <w:rFonts w:ascii="Cambria Math" w:hAnsi="Cambria Math" w:cs="Times New Roman"/>
                      <w:color w:val="C00000"/>
                      <w:sz w:val="32"/>
                      <w:szCs w:val="32"/>
                      <w:shd w:val="clear" w:color="auto" w:fill="FFFFFF"/>
                    </w:rPr>
                  </m:ctrlPr>
                </m:sSubPr>
                <m:e>
                  <m:r>
                    <w:rPr>
                      <w:rFonts w:ascii="Cambria Math" w:hAnsi="Cambria Math" w:cs="Times New Roman"/>
                      <w:color w:val="C00000"/>
                      <w:sz w:val="32"/>
                      <w:szCs w:val="32"/>
                      <w:shd w:val="clear" w:color="auto" w:fill="FFFFFF"/>
                    </w:rPr>
                    <m:t>O</m:t>
                  </m:r>
                </m:e>
                <m:sub>
                  <m:r>
                    <w:rPr>
                      <w:rFonts w:ascii="Cambria Math" w:hAnsi="Cambria Math" w:cs="Times New Roman"/>
                      <w:color w:val="C00000"/>
                      <w:sz w:val="32"/>
                      <w:szCs w:val="32"/>
                      <w:shd w:val="clear" w:color="auto" w:fill="FFFFFF"/>
                    </w:rPr>
                    <m:t>2</m:t>
                  </m:r>
                </m:sub>
              </m:sSub>
              <m:r>
                <m:rPr>
                  <m:sty m:val="p"/>
                </m:rPr>
                <w:rPr>
                  <w:rFonts w:ascii="Cambria Math" w:hAnsi="Times New Roman" w:cs="Times New Roman"/>
                  <w:color w:val="C00000"/>
                  <w:sz w:val="32"/>
                  <w:szCs w:val="32"/>
                  <w:shd w:val="clear" w:color="auto" w:fill="FFFFFF"/>
                  <w:vertAlign w:val="subscript"/>
                </w:rPr>
                <m:t>]</m:t>
              </m:r>
            </m:den>
          </m:f>
        </m:oMath>
        <w:r>
          <w:rPr>
            <w:rFonts w:ascii="Times New Roman" w:eastAsiaTheme="minorEastAsia" w:hAnsi="Times New Roman" w:cs="Times New Roman"/>
            <w:color w:val="C00000"/>
            <w:sz w:val="32"/>
            <w:szCs w:val="32"/>
            <w:shd w:val="clear" w:color="auto" w:fill="FFFFFF"/>
          </w:rPr>
          <w:t xml:space="preserve">        M</w:t>
        </w:r>
        <w:r w:rsidRPr="009A7FBF">
          <w:rPr>
            <w:rFonts w:ascii="Times New Roman" w:eastAsiaTheme="minorEastAsia" w:hAnsi="Times New Roman" w:cs="Times New Roman"/>
            <w:color w:val="C00000"/>
            <w:sz w:val="32"/>
            <w:szCs w:val="32"/>
            <w:shd w:val="clear" w:color="auto" w:fill="FFFFFF"/>
            <w:vertAlign w:val="superscript"/>
            <w:rPrChange w:id="596" w:author="DIPLARIS, Martha" w:date="2020-06-09T06:24:00Z">
              <w:rPr>
                <w:rFonts w:ascii="Times New Roman" w:eastAsiaTheme="minorEastAsia" w:hAnsi="Times New Roman" w:cs="Times New Roman"/>
                <w:color w:val="C00000"/>
                <w:sz w:val="32"/>
                <w:szCs w:val="32"/>
                <w:shd w:val="clear" w:color="auto" w:fill="FFFFFF"/>
              </w:rPr>
            </w:rPrChange>
          </w:rPr>
          <w:t>-1</w:t>
        </w:r>
        <w:r>
          <w:rPr>
            <w:rFonts w:ascii="Times New Roman" w:eastAsiaTheme="minorEastAsia" w:hAnsi="Times New Roman" w:cs="Times New Roman"/>
            <w:color w:val="C00000"/>
            <w:sz w:val="32"/>
            <w:szCs w:val="32"/>
            <w:shd w:val="clear" w:color="auto" w:fill="FFFFFF"/>
          </w:rPr>
          <w:t xml:space="preserve">                 </w:t>
        </w:r>
        <w:r w:rsidRPr="0029309B">
          <w:rPr>
            <w:rFonts w:ascii="Times New Roman" w:eastAsiaTheme="minorEastAsia" w:hAnsi="Times New Roman" w:cs="Times New Roman"/>
            <w:color w:val="C00000"/>
            <w:shd w:val="clear" w:color="auto" w:fill="FFFFFF"/>
          </w:rPr>
          <w:t>1 mark</w:t>
        </w:r>
        <w:r>
          <w:rPr>
            <w:rFonts w:ascii="Times New Roman" w:eastAsiaTheme="minorEastAsia" w:hAnsi="Times New Roman" w:cs="Times New Roman"/>
            <w:color w:val="C00000"/>
            <w:shd w:val="clear" w:color="auto" w:fill="FFFFFF"/>
          </w:rPr>
          <w:t xml:space="preserve"> for the expression </w:t>
        </w:r>
      </w:ins>
    </w:p>
    <w:p w14:paraId="13F0D71E" w14:textId="104B7AD5" w:rsidR="007E3BE3" w:rsidRPr="009A7FBF" w:rsidDel="009A7FBF" w:rsidRDefault="009A7FBF">
      <w:pPr>
        <w:pStyle w:val="ListParagraph"/>
        <w:tabs>
          <w:tab w:val="left" w:pos="1134"/>
        </w:tabs>
        <w:spacing w:after="0" w:line="240" w:lineRule="auto"/>
        <w:rPr>
          <w:del w:id="597" w:author="DIPLARIS, Martha" w:date="2020-06-09T06:25:00Z"/>
          <w:rFonts w:ascii="Times New Roman" w:hAnsi="Times New Roman" w:cs="Times New Roman"/>
          <w:color w:val="C00000"/>
          <w:shd w:val="clear" w:color="auto" w:fill="FFFFFF"/>
          <w:rPrChange w:id="598" w:author="DIPLARIS, Martha" w:date="2020-06-09T06:25:00Z">
            <w:rPr>
              <w:del w:id="599" w:author="DIPLARIS, Martha" w:date="2020-06-09T06:25:00Z"/>
              <w:rFonts w:ascii="Times New Roman" w:hAnsi="Times New Roman" w:cs="Times New Roman"/>
              <w:shd w:val="clear" w:color="auto" w:fill="FFFFFF"/>
            </w:rPr>
          </w:rPrChange>
        </w:rPr>
      </w:pPr>
      <w:ins w:id="600" w:author="DIPLARIS, Martha" w:date="2020-06-09T06:24:00Z">
        <w:r>
          <w:rPr>
            <w:rFonts w:ascii="Times New Roman" w:hAnsi="Times New Roman" w:cs="Times New Roman"/>
            <w:color w:val="C00000"/>
            <w:sz w:val="32"/>
            <w:szCs w:val="32"/>
            <w:shd w:val="clear" w:color="auto" w:fill="FFFFFF"/>
          </w:rPr>
          <w:t xml:space="preserve">                                                      </w:t>
        </w:r>
        <w:r w:rsidRPr="009A7FBF">
          <w:rPr>
            <w:rFonts w:ascii="Times New Roman" w:hAnsi="Times New Roman" w:cs="Times New Roman"/>
            <w:color w:val="C00000"/>
            <w:shd w:val="clear" w:color="auto" w:fill="FFFFFF"/>
            <w:rPrChange w:id="601" w:author="DIPLARIS, Martha" w:date="2020-06-09T06:25:00Z">
              <w:rPr>
                <w:rFonts w:ascii="Times New Roman" w:hAnsi="Times New Roman" w:cs="Times New Roman"/>
                <w:color w:val="C00000"/>
                <w:sz w:val="32"/>
                <w:szCs w:val="32"/>
                <w:shd w:val="clear" w:color="auto" w:fill="FFFFFF"/>
              </w:rPr>
            </w:rPrChange>
          </w:rPr>
          <w:t>1 mark for the unit</w:t>
        </w:r>
      </w:ins>
    </w:p>
    <w:p w14:paraId="79B073C9" w14:textId="37F7F664" w:rsidR="00F429F0" w:rsidDel="009A7FBF" w:rsidRDefault="00F429F0">
      <w:pPr>
        <w:pStyle w:val="ListParagraph"/>
        <w:rPr>
          <w:del w:id="602" w:author="DIPLARIS, Martha" w:date="2020-06-09T06:25:00Z"/>
          <w:rFonts w:ascii="Times New Roman" w:hAnsi="Times New Roman" w:cs="Times New Roman"/>
          <w:color w:val="C00000"/>
          <w:sz w:val="32"/>
          <w:szCs w:val="32"/>
          <w:shd w:val="clear" w:color="auto" w:fill="FFFFFF"/>
        </w:rPr>
        <w:pPrChange w:id="603" w:author="DIPLARIS, Martha" w:date="2020-06-09T06:25:00Z">
          <w:pPr>
            <w:pStyle w:val="ListParagraph"/>
            <w:tabs>
              <w:tab w:val="left" w:pos="1134"/>
            </w:tabs>
            <w:spacing w:after="0" w:line="240" w:lineRule="auto"/>
          </w:pPr>
        </w:pPrChange>
      </w:pPr>
    </w:p>
    <w:p w14:paraId="3EB42DB9" w14:textId="5AA8BA69" w:rsidR="00E800B7" w:rsidDel="009A7FBF" w:rsidRDefault="00E800B7">
      <w:pPr>
        <w:pStyle w:val="ListParagraph"/>
        <w:rPr>
          <w:del w:id="604" w:author="DIPLARIS, Martha" w:date="2020-06-09T06:25:00Z"/>
          <w:rFonts w:ascii="Times New Roman" w:hAnsi="Times New Roman" w:cs="Times New Roman"/>
          <w:color w:val="C00000"/>
          <w:sz w:val="32"/>
          <w:szCs w:val="32"/>
          <w:shd w:val="clear" w:color="auto" w:fill="FFFFFF"/>
        </w:rPr>
        <w:pPrChange w:id="605" w:author="DIPLARIS, Martha" w:date="2020-06-09T06:25:00Z">
          <w:pPr>
            <w:pStyle w:val="ListParagraph"/>
            <w:tabs>
              <w:tab w:val="left" w:pos="1134"/>
            </w:tabs>
            <w:spacing w:after="0" w:line="240" w:lineRule="auto"/>
          </w:pPr>
        </w:pPrChange>
      </w:pPr>
    </w:p>
    <w:p w14:paraId="16043746" w14:textId="361069AE" w:rsidR="00E800B7" w:rsidDel="009A7FBF" w:rsidRDefault="00E800B7">
      <w:pPr>
        <w:pStyle w:val="ListParagraph"/>
        <w:rPr>
          <w:del w:id="606" w:author="DIPLARIS, Martha" w:date="2020-06-09T06:25:00Z"/>
          <w:rFonts w:ascii="Times New Roman" w:hAnsi="Times New Roman" w:cs="Times New Roman"/>
          <w:color w:val="C00000"/>
          <w:sz w:val="32"/>
          <w:szCs w:val="32"/>
          <w:shd w:val="clear" w:color="auto" w:fill="FFFFFF"/>
        </w:rPr>
        <w:pPrChange w:id="607" w:author="DIPLARIS, Martha" w:date="2020-06-09T06:25:00Z">
          <w:pPr>
            <w:pStyle w:val="ListParagraph"/>
            <w:tabs>
              <w:tab w:val="left" w:pos="1134"/>
            </w:tabs>
            <w:spacing w:after="0" w:line="240" w:lineRule="auto"/>
          </w:pPr>
        </w:pPrChange>
      </w:pPr>
    </w:p>
    <w:p w14:paraId="2EB30B15" w14:textId="5EFCFE81" w:rsidR="00E800B7" w:rsidRPr="009A7FBF" w:rsidRDefault="00E800B7">
      <w:pPr>
        <w:pStyle w:val="ListParagraph"/>
        <w:rPr>
          <w:rFonts w:ascii="Times New Roman" w:hAnsi="Times New Roman" w:cs="Times New Roman"/>
          <w:color w:val="C00000"/>
          <w:sz w:val="32"/>
          <w:szCs w:val="32"/>
          <w:shd w:val="clear" w:color="auto" w:fill="FFFFFF"/>
          <w:rPrChange w:id="608" w:author="DIPLARIS, Martha" w:date="2020-06-09T06:25:00Z">
            <w:rPr>
              <w:shd w:val="clear" w:color="auto" w:fill="FFFFFF"/>
            </w:rPr>
          </w:rPrChange>
        </w:rPr>
        <w:pPrChange w:id="609" w:author="DIPLARIS, Martha" w:date="2020-06-09T06:25:00Z">
          <w:pPr>
            <w:pStyle w:val="ListParagraph"/>
            <w:tabs>
              <w:tab w:val="left" w:pos="1134"/>
            </w:tabs>
            <w:spacing w:after="0" w:line="240" w:lineRule="auto"/>
          </w:pPr>
        </w:pPrChange>
      </w:pPr>
    </w:p>
    <w:p w14:paraId="2ABC8EC7" w14:textId="77777777" w:rsidR="00E800B7" w:rsidRDefault="00E800B7" w:rsidP="007E3BE3">
      <w:pPr>
        <w:pStyle w:val="ListParagraph"/>
        <w:tabs>
          <w:tab w:val="left" w:pos="1134"/>
        </w:tabs>
        <w:spacing w:after="0" w:line="240" w:lineRule="auto"/>
        <w:rPr>
          <w:rFonts w:ascii="Times New Roman" w:hAnsi="Times New Roman" w:cs="Times New Roman"/>
          <w:shd w:val="clear" w:color="auto" w:fill="FFFFFF"/>
        </w:rPr>
      </w:pPr>
    </w:p>
    <w:p w14:paraId="37DB8578" w14:textId="13620CD7" w:rsidR="007E7F3B" w:rsidRDefault="00041EE2" w:rsidP="002A72A9">
      <w:pPr>
        <w:pStyle w:val="ListParagraph"/>
        <w:numPr>
          <w:ilvl w:val="0"/>
          <w:numId w:val="25"/>
        </w:numPr>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At 400</w:t>
      </w:r>
      <w:r w:rsidRPr="009D7323">
        <w:rPr>
          <w:rFonts w:ascii="Times New Roman" w:hAnsi="Times New Roman" w:cs="Times New Roman"/>
          <w:shd w:val="clear" w:color="auto" w:fill="FFFFFF"/>
          <w:vertAlign w:val="superscript"/>
        </w:rPr>
        <w:t>0</w:t>
      </w:r>
      <w:r w:rsidR="00D607D5">
        <w:rPr>
          <w:rFonts w:ascii="Times New Roman" w:hAnsi="Times New Roman" w:cs="Times New Roman"/>
          <w:shd w:val="clear" w:color="auto" w:fill="FFFFFF"/>
        </w:rPr>
        <w:t>C the reaction quotient</w:t>
      </w:r>
      <w:r>
        <w:rPr>
          <w:rFonts w:ascii="Times New Roman" w:hAnsi="Times New Roman" w:cs="Times New Roman"/>
          <w:shd w:val="clear" w:color="auto" w:fill="FFFFFF"/>
        </w:rPr>
        <w:t xml:space="preserve"> for the reaction at point </w:t>
      </w:r>
      <w:r w:rsidRPr="00E17EAA">
        <w:rPr>
          <w:rFonts w:ascii="Times New Roman" w:hAnsi="Times New Roman" w:cs="Times New Roman"/>
          <w:b/>
          <w:shd w:val="clear" w:color="auto" w:fill="FFFFFF"/>
        </w:rPr>
        <w:t>A</w:t>
      </w:r>
      <w:r>
        <w:rPr>
          <w:rFonts w:ascii="Times New Roman" w:hAnsi="Times New Roman" w:cs="Times New Roman"/>
          <w:shd w:val="clear" w:color="auto" w:fill="FFFFFF"/>
        </w:rPr>
        <w:t xml:space="preserve"> is 1.2 x 10</w:t>
      </w:r>
      <w:r w:rsidRPr="0029309B">
        <w:rPr>
          <w:rFonts w:ascii="Times New Roman" w:hAnsi="Times New Roman" w:cs="Times New Roman"/>
          <w:shd w:val="clear" w:color="auto" w:fill="FFFFFF"/>
          <w:vertAlign w:val="superscript"/>
        </w:rPr>
        <w:t>3</w:t>
      </w:r>
      <w:r>
        <w:rPr>
          <w:rFonts w:ascii="Times New Roman" w:hAnsi="Times New Roman" w:cs="Times New Roman"/>
          <w:shd w:val="clear" w:color="auto" w:fill="FFFFFF"/>
        </w:rPr>
        <w:t xml:space="preserve"> M</w:t>
      </w:r>
      <w:r w:rsidRPr="00041EE2">
        <w:rPr>
          <w:rFonts w:ascii="Times New Roman" w:hAnsi="Times New Roman" w:cs="Times New Roman"/>
          <w:shd w:val="clear" w:color="auto" w:fill="FFFFFF"/>
          <w:vertAlign w:val="superscript"/>
        </w:rPr>
        <w:t>−1</w:t>
      </w:r>
      <w:r>
        <w:rPr>
          <w:rFonts w:ascii="Times New Roman" w:hAnsi="Times New Roman" w:cs="Times New Roman"/>
          <w:shd w:val="clear" w:color="auto" w:fill="FFFFFF"/>
        </w:rPr>
        <w:t xml:space="preserve"> and the concentration of PCl</w:t>
      </w:r>
      <w:r w:rsidRPr="00041EE2">
        <w:rPr>
          <w:rFonts w:ascii="Times New Roman" w:hAnsi="Times New Roman" w:cs="Times New Roman"/>
          <w:shd w:val="clear" w:color="auto" w:fill="FFFFFF"/>
          <w:vertAlign w:val="subscript"/>
        </w:rPr>
        <w:t>3</w:t>
      </w:r>
      <w:r>
        <w:rPr>
          <w:rFonts w:ascii="Times New Roman" w:hAnsi="Times New Roman" w:cs="Times New Roman"/>
          <w:shd w:val="clear" w:color="auto" w:fill="FFFFFF"/>
        </w:rPr>
        <w:t xml:space="preserve"> is 0.030 mol L</w:t>
      </w:r>
      <w:r w:rsidRPr="00041EE2">
        <w:rPr>
          <w:rFonts w:ascii="Times New Roman" w:hAnsi="Times New Roman" w:cs="Times New Roman"/>
          <w:shd w:val="clear" w:color="auto" w:fill="FFFFFF"/>
          <w:vertAlign w:val="superscript"/>
        </w:rPr>
        <w:t>−1</w:t>
      </w:r>
      <w:r>
        <w:rPr>
          <w:rFonts w:ascii="Times New Roman" w:hAnsi="Times New Roman" w:cs="Times New Roman"/>
          <w:shd w:val="clear" w:color="auto" w:fill="FFFFFF"/>
        </w:rPr>
        <w:t>. Calculate the concentration of O</w:t>
      </w:r>
      <w:r w:rsidRPr="00041EE2">
        <w:rPr>
          <w:rFonts w:ascii="Times New Roman" w:hAnsi="Times New Roman" w:cs="Times New Roman"/>
          <w:shd w:val="clear" w:color="auto" w:fill="FFFFFF"/>
          <w:vertAlign w:val="subscript"/>
        </w:rPr>
        <w:t>2</w:t>
      </w:r>
      <w:r>
        <w:rPr>
          <w:rFonts w:ascii="Times New Roman" w:hAnsi="Times New Roman" w:cs="Times New Roman"/>
          <w:shd w:val="clear" w:color="auto" w:fill="FFFFFF"/>
        </w:rPr>
        <w:t xml:space="preserve"> at point </w:t>
      </w:r>
      <w:r w:rsidRPr="00E17EAA">
        <w:rPr>
          <w:rFonts w:ascii="Times New Roman" w:hAnsi="Times New Roman" w:cs="Times New Roman"/>
          <w:b/>
          <w:shd w:val="clear" w:color="auto" w:fill="FFFFFF"/>
        </w:rPr>
        <w:t>A.</w:t>
      </w:r>
      <w:r w:rsidR="007E7F3B">
        <w:rPr>
          <w:rFonts w:ascii="Times New Roman" w:hAnsi="Times New Roman" w:cs="Times New Roman"/>
          <w:shd w:val="clear" w:color="auto" w:fill="FFFFFF"/>
        </w:rPr>
        <w:t xml:space="preserve">     </w:t>
      </w:r>
    </w:p>
    <w:p w14:paraId="1562E460" w14:textId="1E354D8F" w:rsidR="002A72A9" w:rsidRDefault="007E7F3B" w:rsidP="007E7F3B">
      <w:pPr>
        <w:pStyle w:val="ListParagraph"/>
        <w:tabs>
          <w:tab w:val="left" w:pos="1134"/>
        </w:tabs>
        <w:spacing w:after="0" w:line="240" w:lineRule="auto"/>
        <w:rPr>
          <w:rFonts w:ascii="Times New Roman" w:hAnsi="Times New Roman" w:cs="Times New Roman"/>
          <w:shd w:val="clear" w:color="auto" w:fill="FFFFFF"/>
        </w:rPr>
      </w:pPr>
      <w:r>
        <w:rPr>
          <w:rFonts w:ascii="Times New Roman" w:hAnsi="Times New Roman" w:cs="Times New Roman"/>
          <w:shd w:val="clear" w:color="auto" w:fill="FFFFFF"/>
        </w:rPr>
        <w:t xml:space="preserve">                                                                                                                                       (2 marks)</w:t>
      </w:r>
    </w:p>
    <w:p w14:paraId="5C0EF7AA" w14:textId="4022EC93" w:rsidR="0029309B" w:rsidRDefault="0029309B" w:rsidP="007E3BE3">
      <w:pPr>
        <w:pStyle w:val="ListParagraph"/>
        <w:tabs>
          <w:tab w:val="left" w:pos="1134"/>
        </w:tabs>
        <w:spacing w:after="0" w:line="240" w:lineRule="auto"/>
        <w:rPr>
          <w:rFonts w:ascii="Times New Roman" w:hAnsi="Times New Roman" w:cs="Times New Roman"/>
          <w:shd w:val="clear" w:color="auto" w:fill="FFFFFF"/>
        </w:rPr>
      </w:pPr>
    </w:p>
    <w:p w14:paraId="0966FE89" w14:textId="3D74501C" w:rsidR="007E3BE3" w:rsidDel="009A7FBF" w:rsidRDefault="007E3BE3" w:rsidP="007E3BE3">
      <w:pPr>
        <w:pStyle w:val="ListParagraph"/>
        <w:tabs>
          <w:tab w:val="left" w:pos="1134"/>
        </w:tabs>
        <w:spacing w:after="0" w:line="240" w:lineRule="auto"/>
        <w:rPr>
          <w:del w:id="610" w:author="DIPLARIS, Martha" w:date="2020-06-09T06:25:00Z"/>
          <w:rFonts w:ascii="Times New Roman" w:hAnsi="Times New Roman" w:cs="Times New Roman"/>
          <w:shd w:val="clear" w:color="auto" w:fill="FFFFFF"/>
        </w:rPr>
      </w:pPr>
    </w:p>
    <w:tbl>
      <w:tblPr>
        <w:tblStyle w:val="TableGrid"/>
        <w:tblW w:w="9072" w:type="dxa"/>
        <w:tblInd w:w="-5" w:type="dxa"/>
        <w:tblBorders>
          <w:left w:val="none" w:sz="0" w:space="0" w:color="auto"/>
          <w:right w:val="none" w:sz="0" w:space="0" w:color="auto"/>
        </w:tblBorders>
        <w:tblLook w:val="04A0" w:firstRow="1" w:lastRow="0" w:firstColumn="1" w:lastColumn="0" w:noHBand="0" w:noVBand="1"/>
      </w:tblPr>
      <w:tblGrid>
        <w:gridCol w:w="9072"/>
      </w:tblGrid>
      <w:tr w:rsidR="007E3BE3" w:rsidDel="009A7FBF" w14:paraId="61571544" w14:textId="445B93F0" w:rsidTr="00CF0E6D">
        <w:trPr>
          <w:del w:id="611" w:author="DIPLARIS, Martha" w:date="2020-06-09T06:25:00Z"/>
        </w:trPr>
        <w:tc>
          <w:tcPr>
            <w:tcW w:w="9072" w:type="dxa"/>
          </w:tcPr>
          <w:p w14:paraId="7400E4D1" w14:textId="323207A2" w:rsidR="007E3BE3" w:rsidDel="009A7FBF" w:rsidRDefault="007E3BE3" w:rsidP="00CF0E6D">
            <w:pPr>
              <w:pStyle w:val="ListParagraph"/>
              <w:tabs>
                <w:tab w:val="left" w:pos="1134"/>
              </w:tabs>
              <w:spacing w:line="480" w:lineRule="auto"/>
              <w:ind w:left="0"/>
              <w:rPr>
                <w:del w:id="612" w:author="DIPLARIS, Martha" w:date="2020-06-09T06:25:00Z"/>
                <w:rFonts w:ascii="Times New Roman" w:hAnsi="Times New Roman" w:cs="Times New Roman"/>
              </w:rPr>
            </w:pPr>
          </w:p>
        </w:tc>
      </w:tr>
      <w:tr w:rsidR="007E3BE3" w:rsidDel="009A7FBF" w14:paraId="46298820" w14:textId="306DE882" w:rsidTr="00CF0E6D">
        <w:trPr>
          <w:del w:id="613" w:author="DIPLARIS, Martha" w:date="2020-06-09T06:25:00Z"/>
        </w:trPr>
        <w:tc>
          <w:tcPr>
            <w:tcW w:w="9072" w:type="dxa"/>
          </w:tcPr>
          <w:p w14:paraId="64D7CEE8" w14:textId="08473FF9" w:rsidR="007E3BE3" w:rsidDel="009A7FBF" w:rsidRDefault="007E3BE3" w:rsidP="00CF0E6D">
            <w:pPr>
              <w:pStyle w:val="ListParagraph"/>
              <w:tabs>
                <w:tab w:val="left" w:pos="1134"/>
              </w:tabs>
              <w:spacing w:line="480" w:lineRule="auto"/>
              <w:ind w:left="0"/>
              <w:rPr>
                <w:del w:id="614" w:author="DIPLARIS, Martha" w:date="2020-06-09T06:25:00Z"/>
                <w:rFonts w:ascii="Times New Roman" w:hAnsi="Times New Roman" w:cs="Times New Roman"/>
              </w:rPr>
            </w:pPr>
          </w:p>
        </w:tc>
      </w:tr>
      <w:tr w:rsidR="007E3BE3" w:rsidDel="009A7FBF" w14:paraId="48AD0D05" w14:textId="02B5013C" w:rsidTr="00CF0E6D">
        <w:trPr>
          <w:del w:id="615" w:author="DIPLARIS, Martha" w:date="2020-06-09T06:25:00Z"/>
        </w:trPr>
        <w:tc>
          <w:tcPr>
            <w:tcW w:w="9072" w:type="dxa"/>
          </w:tcPr>
          <w:p w14:paraId="42581867" w14:textId="037D8DC9" w:rsidR="007E3BE3" w:rsidDel="009A7FBF" w:rsidRDefault="007E3BE3" w:rsidP="00CF0E6D">
            <w:pPr>
              <w:pStyle w:val="ListParagraph"/>
              <w:tabs>
                <w:tab w:val="left" w:pos="1134"/>
              </w:tabs>
              <w:spacing w:line="480" w:lineRule="auto"/>
              <w:ind w:left="0"/>
              <w:rPr>
                <w:del w:id="616" w:author="DIPLARIS, Martha" w:date="2020-06-09T06:25:00Z"/>
                <w:rFonts w:ascii="Times New Roman" w:hAnsi="Times New Roman" w:cs="Times New Roman"/>
              </w:rPr>
            </w:pPr>
          </w:p>
        </w:tc>
      </w:tr>
    </w:tbl>
    <w:p w14:paraId="040F7407" w14:textId="11A98B2E" w:rsidR="009A7FBF" w:rsidRPr="0029309B" w:rsidRDefault="009A7FBF" w:rsidP="009A7FBF">
      <w:pPr>
        <w:pStyle w:val="ListParagraph"/>
        <w:tabs>
          <w:tab w:val="left" w:pos="1134"/>
        </w:tabs>
        <w:spacing w:after="0" w:line="240" w:lineRule="auto"/>
        <w:rPr>
          <w:ins w:id="617" w:author="DIPLARIS, Martha" w:date="2020-06-09T06:25:00Z"/>
          <w:rFonts w:ascii="Times New Roman" w:eastAsiaTheme="minorEastAsia" w:hAnsi="Times New Roman" w:cs="Times New Roman"/>
          <w:color w:val="C00000"/>
          <w:sz w:val="32"/>
          <w:szCs w:val="32"/>
          <w:shd w:val="clear" w:color="auto" w:fill="FFFFFF"/>
        </w:rPr>
      </w:pPr>
      <w:ins w:id="618" w:author="DIPLARIS, Martha" w:date="2020-06-09T06:25:00Z">
        <w:r>
          <w:rPr>
            <w:rFonts w:ascii="Times New Roman" w:hAnsi="Times New Roman" w:cs="Times New Roman"/>
            <w:color w:val="C00000"/>
            <w:sz w:val="32"/>
            <w:szCs w:val="32"/>
            <w:shd w:val="clear" w:color="auto" w:fill="FFFFFF"/>
          </w:rPr>
          <w:t xml:space="preserve">     </w:t>
        </w:r>
        <w:r w:rsidRPr="0029309B">
          <w:rPr>
            <w:rFonts w:ascii="Times New Roman" w:hAnsi="Times New Roman" w:cs="Times New Roman"/>
            <w:color w:val="C00000"/>
            <w:sz w:val="32"/>
            <w:szCs w:val="32"/>
            <w:shd w:val="clear" w:color="auto" w:fill="FFFFFF"/>
          </w:rPr>
          <w:t>K</w:t>
        </w:r>
        <w:r w:rsidRPr="0029309B">
          <w:rPr>
            <w:rFonts w:ascii="Times New Roman" w:hAnsi="Times New Roman" w:cs="Times New Roman"/>
            <w:color w:val="C00000"/>
            <w:sz w:val="32"/>
            <w:szCs w:val="32"/>
            <w:shd w:val="clear" w:color="auto" w:fill="FFFFFF"/>
            <w:vertAlign w:val="subscript"/>
          </w:rPr>
          <w:t>c</w:t>
        </w:r>
        <w:r w:rsidRPr="0029309B">
          <w:rPr>
            <w:rFonts w:ascii="Times New Roman" w:hAnsi="Times New Roman" w:cs="Times New Roman"/>
            <w:color w:val="C00000"/>
            <w:sz w:val="32"/>
            <w:szCs w:val="32"/>
            <w:shd w:val="clear" w:color="auto" w:fill="FFFFFF"/>
          </w:rPr>
          <w:t xml:space="preserve"> = </w:t>
        </w:r>
        <m:oMath>
          <m:f>
            <m:fPr>
              <m:ctrlPr>
                <w:rPr>
                  <w:rFonts w:ascii="Cambria Math" w:hAnsi="Cambria Math" w:cs="Times New Roman"/>
                  <w:i/>
                  <w:color w:val="C00000"/>
                  <w:sz w:val="32"/>
                  <w:szCs w:val="32"/>
                  <w:shd w:val="clear" w:color="auto" w:fill="FFFFFF"/>
                </w:rPr>
              </m:ctrlPr>
            </m:fPr>
            <m:num>
              <m:sSup>
                <m:sSupPr>
                  <m:ctrlPr>
                    <w:rPr>
                      <w:rFonts w:ascii="Cambria Math" w:hAnsi="Cambria Math" w:cs="Times New Roman"/>
                      <w:i/>
                      <w:color w:val="C00000"/>
                      <w:sz w:val="32"/>
                      <w:szCs w:val="32"/>
                      <w:shd w:val="clear" w:color="auto" w:fill="FFFFFF"/>
                    </w:rPr>
                  </m:ctrlPr>
                </m:sSupPr>
                <m:e>
                  <m:r>
                    <w:rPr>
                      <w:rFonts w:ascii="Cambria Math" w:hAnsi="Cambria Math" w:cs="Times New Roman"/>
                      <w:color w:val="C00000"/>
                      <w:sz w:val="32"/>
                      <w:szCs w:val="32"/>
                      <w:shd w:val="clear" w:color="auto" w:fill="FFFFFF"/>
                    </w:rPr>
                    <m:t>[</m:t>
                  </m:r>
                  <m:sSub>
                    <m:sSubPr>
                      <m:ctrlPr>
                        <w:rPr>
                          <w:rFonts w:ascii="Cambria Math" w:eastAsiaTheme="minorEastAsia" w:hAnsi="Cambria Math" w:cs="Times New Roman"/>
                          <w:color w:val="C00000"/>
                          <w:sz w:val="32"/>
                          <w:szCs w:val="32"/>
                        </w:rPr>
                      </m:ctrlPr>
                    </m:sSubPr>
                    <m:e>
                      <m:r>
                        <w:rPr>
                          <w:rFonts w:ascii="Cambria Math" w:eastAsiaTheme="minorEastAsia" w:hAnsi="Cambria Math" w:cs="Times New Roman"/>
                          <w:color w:val="C00000"/>
                          <w:sz w:val="32"/>
                          <w:szCs w:val="32"/>
                        </w:rPr>
                        <m:t>POCl</m:t>
                      </m:r>
                    </m:e>
                    <m:sub>
                      <m:r>
                        <w:rPr>
                          <w:rFonts w:ascii="Cambria Math" w:eastAsiaTheme="minorEastAsia" w:hAnsi="Cambria Math" w:cs="Times New Roman"/>
                          <w:color w:val="C00000"/>
                          <w:sz w:val="32"/>
                          <w:szCs w:val="32"/>
                        </w:rPr>
                        <m:t>3</m:t>
                      </m:r>
                    </m:sub>
                  </m:sSub>
                  <m:r>
                    <m:rPr>
                      <m:sty m:val="p"/>
                    </m:rPr>
                    <w:rPr>
                      <w:rFonts w:ascii="Cambria Math" w:eastAsiaTheme="minorEastAsia" w:hAnsi="Times New Roman" w:cs="Times New Roman"/>
                      <w:color w:val="C00000"/>
                      <w:sz w:val="32"/>
                      <w:szCs w:val="32"/>
                      <w:vertAlign w:val="subscript"/>
                    </w:rPr>
                    <m:t>]</m:t>
                  </m:r>
                </m:e>
                <m:sup>
                  <m:r>
                    <w:rPr>
                      <w:rFonts w:ascii="Cambria Math" w:hAnsi="Cambria Math" w:cs="Times New Roman"/>
                      <w:color w:val="C00000"/>
                      <w:sz w:val="32"/>
                      <w:szCs w:val="32"/>
                      <w:shd w:val="clear" w:color="auto" w:fill="FFFFFF"/>
                    </w:rPr>
                    <m:t>2</m:t>
                  </m:r>
                </m:sup>
              </m:sSup>
            </m:num>
            <m:den>
              <m:r>
                <w:rPr>
                  <w:rFonts w:ascii="Cambria Math" w:hAnsi="Cambria Math" w:cs="Times New Roman"/>
                  <w:color w:val="C00000"/>
                  <w:sz w:val="32"/>
                  <w:szCs w:val="32"/>
                  <w:shd w:val="clear" w:color="auto" w:fill="FFFFFF"/>
                </w:rPr>
                <m:t>[</m:t>
              </m:r>
              <m:sSup>
                <m:sSupPr>
                  <m:ctrlPr>
                    <w:rPr>
                      <w:rFonts w:ascii="Cambria Math" w:hAnsi="Cambria Math" w:cs="Times New Roman"/>
                      <w:i/>
                      <w:color w:val="C00000"/>
                      <w:sz w:val="32"/>
                      <w:szCs w:val="32"/>
                      <w:shd w:val="clear" w:color="auto" w:fill="FFFFFF"/>
                    </w:rPr>
                  </m:ctrlPr>
                </m:sSupPr>
                <m:e>
                  <m:sSub>
                    <m:sSubPr>
                      <m:ctrlPr>
                        <w:rPr>
                          <w:rFonts w:ascii="Cambria Math" w:hAnsi="Cambria Math" w:cs="Times New Roman"/>
                          <w:color w:val="C00000"/>
                          <w:sz w:val="32"/>
                          <w:szCs w:val="32"/>
                          <w:shd w:val="clear" w:color="auto" w:fill="FFFFFF"/>
                        </w:rPr>
                      </m:ctrlPr>
                    </m:sSubPr>
                    <m:e>
                      <m:r>
                        <w:rPr>
                          <w:rFonts w:ascii="Cambria Math" w:hAnsi="Cambria Math" w:cs="Times New Roman"/>
                          <w:color w:val="C00000"/>
                          <w:sz w:val="32"/>
                          <w:szCs w:val="32"/>
                          <w:shd w:val="clear" w:color="auto" w:fill="FFFFFF"/>
                        </w:rPr>
                        <m:t>PCl</m:t>
                      </m:r>
                    </m:e>
                    <m:sub>
                      <m:r>
                        <w:rPr>
                          <w:rFonts w:ascii="Cambria Math" w:hAnsi="Cambria Math" w:cs="Times New Roman"/>
                          <w:color w:val="C00000"/>
                          <w:sz w:val="32"/>
                          <w:szCs w:val="32"/>
                          <w:shd w:val="clear" w:color="auto" w:fill="FFFFFF"/>
                        </w:rPr>
                        <m:t>3</m:t>
                      </m:r>
                    </m:sub>
                  </m:sSub>
                  <m:r>
                    <m:rPr>
                      <m:sty m:val="p"/>
                    </m:rPr>
                    <w:rPr>
                      <w:rFonts w:ascii="Cambria Math" w:hAnsi="Times New Roman" w:cs="Times New Roman"/>
                      <w:color w:val="C00000"/>
                      <w:sz w:val="32"/>
                      <w:szCs w:val="32"/>
                      <w:shd w:val="clear" w:color="auto" w:fill="FFFFFF"/>
                      <w:vertAlign w:val="subscript"/>
                    </w:rPr>
                    <m:t>]</m:t>
                  </m:r>
                </m:e>
                <m:sup>
                  <m:r>
                    <w:rPr>
                      <w:rFonts w:ascii="Cambria Math" w:hAnsi="Cambria Math" w:cs="Times New Roman"/>
                      <w:color w:val="C00000"/>
                      <w:sz w:val="32"/>
                      <w:szCs w:val="32"/>
                      <w:shd w:val="clear" w:color="auto" w:fill="FFFFFF"/>
                    </w:rPr>
                    <m:t>2</m:t>
                  </m:r>
                </m:sup>
              </m:sSup>
              <m:r>
                <w:rPr>
                  <w:rFonts w:ascii="Cambria Math" w:hAnsi="Cambria Math" w:cs="Times New Roman"/>
                  <w:color w:val="C00000"/>
                  <w:sz w:val="32"/>
                  <w:szCs w:val="32"/>
                  <w:shd w:val="clear" w:color="auto" w:fill="FFFFFF"/>
                </w:rPr>
                <m:t>[</m:t>
              </m:r>
              <m:sSub>
                <m:sSubPr>
                  <m:ctrlPr>
                    <w:rPr>
                      <w:rFonts w:ascii="Cambria Math" w:hAnsi="Cambria Math" w:cs="Times New Roman"/>
                      <w:color w:val="C00000"/>
                      <w:sz w:val="32"/>
                      <w:szCs w:val="32"/>
                      <w:shd w:val="clear" w:color="auto" w:fill="FFFFFF"/>
                    </w:rPr>
                  </m:ctrlPr>
                </m:sSubPr>
                <m:e>
                  <m:r>
                    <w:rPr>
                      <w:rFonts w:ascii="Cambria Math" w:hAnsi="Cambria Math" w:cs="Times New Roman"/>
                      <w:color w:val="C00000"/>
                      <w:sz w:val="32"/>
                      <w:szCs w:val="32"/>
                      <w:shd w:val="clear" w:color="auto" w:fill="FFFFFF"/>
                    </w:rPr>
                    <m:t>O</m:t>
                  </m:r>
                </m:e>
                <m:sub>
                  <m:r>
                    <w:rPr>
                      <w:rFonts w:ascii="Cambria Math" w:hAnsi="Cambria Math" w:cs="Times New Roman"/>
                      <w:color w:val="C00000"/>
                      <w:sz w:val="32"/>
                      <w:szCs w:val="32"/>
                      <w:shd w:val="clear" w:color="auto" w:fill="FFFFFF"/>
                    </w:rPr>
                    <m:t>2</m:t>
                  </m:r>
                </m:sub>
              </m:sSub>
              <m:r>
                <m:rPr>
                  <m:sty m:val="p"/>
                </m:rPr>
                <w:rPr>
                  <w:rFonts w:ascii="Cambria Math" w:hAnsi="Times New Roman" w:cs="Times New Roman"/>
                  <w:color w:val="C00000"/>
                  <w:sz w:val="32"/>
                  <w:szCs w:val="32"/>
                  <w:shd w:val="clear" w:color="auto" w:fill="FFFFFF"/>
                  <w:vertAlign w:val="subscript"/>
                </w:rPr>
                <m:t>]</m:t>
              </m:r>
            </m:den>
          </m:f>
        </m:oMath>
        <w:r>
          <w:rPr>
            <w:rFonts w:ascii="Times New Roman" w:eastAsiaTheme="minorEastAsia" w:hAnsi="Times New Roman" w:cs="Times New Roman"/>
            <w:color w:val="C00000"/>
            <w:sz w:val="32"/>
            <w:szCs w:val="32"/>
            <w:shd w:val="clear" w:color="auto" w:fill="FFFFFF"/>
          </w:rPr>
          <w:t xml:space="preserve">     </w:t>
        </w:r>
        <w:r w:rsidRPr="0029309B">
          <w:rPr>
            <w:rFonts w:ascii="Times New Roman" w:eastAsiaTheme="minorEastAsia" w:hAnsi="Times New Roman" w:cs="Times New Roman"/>
            <w:color w:val="C00000"/>
            <w:shd w:val="clear" w:color="auto" w:fill="FFFFFF"/>
          </w:rPr>
          <w:t>from the graph  [</w:t>
        </w:r>
        <m:oMath>
          <m:sSub>
            <m:sSubPr>
              <m:ctrlPr>
                <w:rPr>
                  <w:rFonts w:ascii="Cambria Math" w:eastAsiaTheme="minorEastAsia" w:hAnsi="Cambria Math" w:cs="Times New Roman"/>
                  <w:color w:val="C00000"/>
                </w:rPr>
              </m:ctrlPr>
            </m:sSubPr>
            <m:e>
              <m:r>
                <w:rPr>
                  <w:rFonts w:ascii="Cambria Math" w:eastAsiaTheme="minorEastAsia" w:hAnsi="Cambria Math" w:cs="Times New Roman"/>
                  <w:color w:val="C00000"/>
                </w:rPr>
                <m:t>POCl</m:t>
              </m:r>
            </m:e>
            <m:sub>
              <m:r>
                <w:rPr>
                  <w:rFonts w:ascii="Cambria Math" w:eastAsiaTheme="minorEastAsia" w:hAnsi="Cambria Math" w:cs="Times New Roman"/>
                  <w:color w:val="C00000"/>
                </w:rPr>
                <m:t>3</m:t>
              </m:r>
            </m:sub>
          </m:sSub>
          <m:r>
            <w:rPr>
              <w:rFonts w:ascii="Cambria Math" w:eastAsiaTheme="minorEastAsia" w:hAnsi="Cambria Math" w:cs="Times New Roman"/>
              <w:color w:val="C00000"/>
            </w:rPr>
            <m:t>]=0.03</m:t>
          </m:r>
        </m:oMath>
        <w:r w:rsidRPr="0029309B">
          <w:rPr>
            <w:rFonts w:ascii="Times New Roman" w:hAnsi="Times New Roman" w:cs="Times New Roman"/>
            <w:color w:val="C00000"/>
            <w:shd w:val="clear" w:color="auto" w:fill="FFFFFF"/>
          </w:rPr>
          <w:t xml:space="preserve"> mol L</w:t>
        </w:r>
        <w:r w:rsidRPr="0029309B">
          <w:rPr>
            <w:rFonts w:ascii="Times New Roman" w:hAnsi="Times New Roman" w:cs="Times New Roman"/>
            <w:color w:val="C00000"/>
            <w:shd w:val="clear" w:color="auto" w:fill="FFFFFF"/>
            <w:vertAlign w:val="superscript"/>
          </w:rPr>
          <w:t>−1</w:t>
        </w:r>
        <w:r>
          <w:rPr>
            <w:rFonts w:ascii="Times New Roman" w:hAnsi="Times New Roman" w:cs="Times New Roman"/>
            <w:color w:val="C00000"/>
            <w:shd w:val="clear" w:color="auto" w:fill="FFFFFF"/>
            <w:vertAlign w:val="superscript"/>
          </w:rPr>
          <w:t xml:space="preserve"> </w:t>
        </w:r>
        <w:r>
          <w:rPr>
            <w:rFonts w:ascii="Times New Roman" w:hAnsi="Times New Roman" w:cs="Times New Roman"/>
            <w:color w:val="C00000"/>
            <w:shd w:val="clear" w:color="auto" w:fill="FFFFFF"/>
          </w:rPr>
          <w:t xml:space="preserve"> </w:t>
        </w:r>
        <w:r w:rsidRPr="0029309B">
          <w:rPr>
            <w:rFonts w:ascii="Times New Roman" w:hAnsi="Times New Roman" w:cs="Times New Roman"/>
            <w:b/>
            <w:color w:val="C00000"/>
            <w:shd w:val="clear" w:color="auto" w:fill="FFFFFF"/>
          </w:rPr>
          <w:t>(1 mark)</w:t>
        </w:r>
      </w:ins>
    </w:p>
    <w:p w14:paraId="463D47AA" w14:textId="1AB690B4" w:rsidR="007E3BE3" w:rsidRDefault="007E3BE3" w:rsidP="007E3BE3">
      <w:pPr>
        <w:pStyle w:val="ListParagraph"/>
        <w:tabs>
          <w:tab w:val="left" w:pos="1134"/>
        </w:tabs>
        <w:spacing w:after="0" w:line="240" w:lineRule="auto"/>
        <w:rPr>
          <w:rFonts w:ascii="Times New Roman" w:hAnsi="Times New Roman" w:cs="Times New Roman"/>
          <w:shd w:val="clear" w:color="auto" w:fill="FFFFFF"/>
        </w:rPr>
      </w:pPr>
    </w:p>
    <w:p w14:paraId="66149278" w14:textId="681A44A2" w:rsidR="00A61D70" w:rsidRDefault="00A61D70" w:rsidP="00A61D70">
      <w:pPr>
        <w:pStyle w:val="ListParagraph"/>
        <w:tabs>
          <w:tab w:val="left" w:pos="1134"/>
        </w:tabs>
        <w:spacing w:after="0" w:line="240" w:lineRule="auto"/>
        <w:rPr>
          <w:ins w:id="619" w:author="DIPLARIS, Martha" w:date="2020-06-09T06:26:00Z"/>
          <w:rFonts w:ascii="Times New Roman" w:eastAsiaTheme="minorEastAsia" w:hAnsi="Times New Roman" w:cs="Times New Roman"/>
          <w:color w:val="C00000"/>
          <w:sz w:val="24"/>
          <w:szCs w:val="24"/>
          <w:shd w:val="clear" w:color="auto" w:fill="FFFFFF"/>
        </w:rPr>
      </w:pPr>
      <w:ins w:id="620" w:author="DIPLARIS, Martha" w:date="2020-06-09T06:26:00Z">
        <w:r>
          <w:rPr>
            <w:rFonts w:ascii="Times New Roman" w:hAnsi="Times New Roman" w:cs="Times New Roman"/>
            <w:color w:val="C00000"/>
            <w:sz w:val="24"/>
            <w:szCs w:val="24"/>
            <w:shd w:val="clear" w:color="auto" w:fill="FFFFFF"/>
          </w:rPr>
          <w:t xml:space="preserve"> </w:t>
        </w:r>
        <w:r w:rsidRPr="0029309B">
          <w:rPr>
            <w:rFonts w:ascii="Times New Roman" w:hAnsi="Times New Roman" w:cs="Times New Roman"/>
            <w:color w:val="C00000"/>
            <w:sz w:val="24"/>
            <w:szCs w:val="24"/>
            <w:shd w:val="clear" w:color="auto" w:fill="FFFFFF"/>
          </w:rPr>
          <w:t>1.2 x 10</w:t>
        </w:r>
        <w:r w:rsidRPr="0029309B">
          <w:rPr>
            <w:rFonts w:ascii="Times New Roman" w:hAnsi="Times New Roman" w:cs="Times New Roman"/>
            <w:color w:val="C00000"/>
            <w:sz w:val="24"/>
            <w:szCs w:val="24"/>
            <w:shd w:val="clear" w:color="auto" w:fill="FFFFFF"/>
            <w:vertAlign w:val="superscript"/>
          </w:rPr>
          <w:t>3</w:t>
        </w:r>
        <w:r w:rsidRPr="0029309B">
          <w:rPr>
            <w:rFonts w:ascii="Times New Roman" w:hAnsi="Times New Roman" w:cs="Times New Roman"/>
            <w:color w:val="C00000"/>
            <w:sz w:val="24"/>
            <w:szCs w:val="24"/>
            <w:shd w:val="clear" w:color="auto" w:fill="FFFFFF"/>
          </w:rPr>
          <w:t xml:space="preserve"> =  </w:t>
        </w:r>
        <m:oMath>
          <m:f>
            <m:fPr>
              <m:ctrlPr>
                <w:rPr>
                  <w:rFonts w:ascii="Cambria Math" w:hAnsi="Cambria Math" w:cs="Times New Roman"/>
                  <w:i/>
                  <w:color w:val="C00000"/>
                  <w:sz w:val="24"/>
                  <w:szCs w:val="24"/>
                  <w:shd w:val="clear" w:color="auto" w:fill="FFFFFF"/>
                </w:rPr>
              </m:ctrlPr>
            </m:fPr>
            <m:num>
              <m:sSup>
                <m:sSupPr>
                  <m:ctrlPr>
                    <w:rPr>
                      <w:rFonts w:ascii="Cambria Math" w:hAnsi="Cambria Math" w:cs="Times New Roman"/>
                      <w:i/>
                      <w:color w:val="C00000"/>
                      <w:sz w:val="24"/>
                      <w:szCs w:val="24"/>
                      <w:shd w:val="clear" w:color="auto" w:fill="FFFFFF"/>
                    </w:rPr>
                  </m:ctrlPr>
                </m:sSupPr>
                <m:e>
                  <m:r>
                    <w:rPr>
                      <w:rFonts w:ascii="Cambria Math" w:hAnsi="Cambria Math" w:cs="Times New Roman"/>
                      <w:color w:val="C00000"/>
                      <w:sz w:val="24"/>
                      <w:szCs w:val="24"/>
                      <w:shd w:val="clear" w:color="auto" w:fill="FFFFFF"/>
                    </w:rPr>
                    <m:t>(0.03)</m:t>
                  </m:r>
                </m:e>
                <m:sup>
                  <m:r>
                    <w:rPr>
                      <w:rFonts w:ascii="Cambria Math" w:hAnsi="Cambria Math" w:cs="Times New Roman"/>
                      <w:color w:val="C00000"/>
                      <w:sz w:val="24"/>
                      <w:szCs w:val="24"/>
                      <w:shd w:val="clear" w:color="auto" w:fill="FFFFFF"/>
                    </w:rPr>
                    <m:t>2</m:t>
                  </m:r>
                </m:sup>
              </m:sSup>
            </m:num>
            <m:den>
              <m:r>
                <w:rPr>
                  <w:rFonts w:ascii="Cambria Math" w:hAnsi="Cambria Math" w:cs="Times New Roman"/>
                  <w:color w:val="C00000"/>
                  <w:sz w:val="24"/>
                  <w:szCs w:val="24"/>
                  <w:shd w:val="clear" w:color="auto" w:fill="FFFFFF"/>
                </w:rPr>
                <m:t>(</m:t>
              </m:r>
              <m:sSup>
                <m:sSupPr>
                  <m:ctrlPr>
                    <w:rPr>
                      <w:rFonts w:ascii="Cambria Math" w:hAnsi="Cambria Math" w:cs="Times New Roman"/>
                      <w:i/>
                      <w:color w:val="C00000"/>
                      <w:sz w:val="24"/>
                      <w:szCs w:val="24"/>
                      <w:shd w:val="clear" w:color="auto" w:fill="FFFFFF"/>
                    </w:rPr>
                  </m:ctrlPr>
                </m:sSupPr>
                <m:e>
                  <m:r>
                    <w:rPr>
                      <w:rFonts w:ascii="Cambria Math" w:hAnsi="Cambria Math" w:cs="Times New Roman"/>
                      <w:color w:val="C00000"/>
                      <w:sz w:val="24"/>
                      <w:szCs w:val="24"/>
                      <w:shd w:val="clear" w:color="auto" w:fill="FFFFFF"/>
                    </w:rPr>
                    <m:t>0.03)</m:t>
                  </m:r>
                </m:e>
                <m:sup>
                  <m:r>
                    <w:rPr>
                      <w:rFonts w:ascii="Cambria Math" w:hAnsi="Cambria Math" w:cs="Times New Roman"/>
                      <w:color w:val="C00000"/>
                      <w:sz w:val="24"/>
                      <w:szCs w:val="24"/>
                      <w:shd w:val="clear" w:color="auto" w:fill="FFFFFF"/>
                    </w:rPr>
                    <m:t xml:space="preserve">2 </m:t>
                  </m:r>
                </m:sup>
              </m:sSup>
              <m:r>
                <w:rPr>
                  <w:rFonts w:ascii="Cambria Math" w:hAnsi="Cambria Math" w:cs="Times New Roman"/>
                  <w:color w:val="C00000"/>
                  <w:sz w:val="24"/>
                  <w:szCs w:val="24"/>
                  <w:shd w:val="clear" w:color="auto" w:fill="FFFFFF"/>
                </w:rPr>
                <m:t xml:space="preserve"> × [</m:t>
              </m:r>
              <m:sSub>
                <m:sSubPr>
                  <m:ctrlPr>
                    <w:rPr>
                      <w:rFonts w:ascii="Cambria Math" w:hAnsi="Cambria Math" w:cs="Times New Roman"/>
                      <w:color w:val="C00000"/>
                      <w:sz w:val="24"/>
                      <w:szCs w:val="24"/>
                      <w:shd w:val="clear" w:color="auto" w:fill="FFFFFF"/>
                    </w:rPr>
                  </m:ctrlPr>
                </m:sSubPr>
                <m:e>
                  <m:r>
                    <w:rPr>
                      <w:rFonts w:ascii="Cambria Math" w:hAnsi="Cambria Math" w:cs="Times New Roman"/>
                      <w:color w:val="C00000"/>
                      <w:sz w:val="24"/>
                      <w:szCs w:val="24"/>
                      <w:shd w:val="clear" w:color="auto" w:fill="FFFFFF"/>
                    </w:rPr>
                    <m:t>O</m:t>
                  </m:r>
                </m:e>
                <m:sub>
                  <m:r>
                    <w:rPr>
                      <w:rFonts w:ascii="Cambria Math" w:hAnsi="Cambria Math" w:cs="Times New Roman"/>
                      <w:color w:val="C00000"/>
                      <w:sz w:val="24"/>
                      <w:szCs w:val="24"/>
                      <w:shd w:val="clear" w:color="auto" w:fill="FFFFFF"/>
                    </w:rPr>
                    <m:t>2</m:t>
                  </m:r>
                </m:sub>
              </m:sSub>
              <m:r>
                <w:rPr>
                  <w:rFonts w:ascii="Cambria Math" w:hAnsi="Cambria Math" w:cs="Times New Roman"/>
                  <w:color w:val="C00000"/>
                  <w:sz w:val="24"/>
                  <w:szCs w:val="24"/>
                  <w:shd w:val="clear" w:color="auto" w:fill="FFFFFF"/>
                </w:rPr>
                <m:t>]</m:t>
              </m:r>
            </m:den>
          </m:f>
        </m:oMath>
        <w:r>
          <w:rPr>
            <w:rFonts w:ascii="Times New Roman" w:eastAsiaTheme="minorEastAsia" w:hAnsi="Times New Roman" w:cs="Times New Roman"/>
            <w:color w:val="C00000"/>
            <w:sz w:val="24"/>
            <w:szCs w:val="24"/>
            <w:shd w:val="clear" w:color="auto" w:fill="FFFFFF"/>
          </w:rPr>
          <w:t xml:space="preserve">        </w:t>
        </w:r>
      </w:ins>
    </w:p>
    <w:p w14:paraId="3E43EFFE" w14:textId="77777777" w:rsidR="00A61D70" w:rsidRPr="0029309B" w:rsidRDefault="00A61D70" w:rsidP="00A61D70">
      <w:pPr>
        <w:pStyle w:val="ListParagraph"/>
        <w:tabs>
          <w:tab w:val="left" w:pos="1134"/>
        </w:tabs>
        <w:spacing w:after="0" w:line="240" w:lineRule="auto"/>
        <w:rPr>
          <w:ins w:id="621" w:author="DIPLARIS, Martha" w:date="2020-06-09T06:26:00Z"/>
          <w:rFonts w:ascii="Times New Roman" w:hAnsi="Times New Roman" w:cs="Times New Roman"/>
          <w:color w:val="C00000"/>
          <w:sz w:val="24"/>
          <w:szCs w:val="24"/>
          <w:shd w:val="clear" w:color="auto" w:fill="FFFFFF"/>
        </w:rPr>
      </w:pPr>
      <w:ins w:id="622" w:author="DIPLARIS, Martha" w:date="2020-06-09T06:26:00Z">
        <w:r>
          <w:rPr>
            <w:rFonts w:ascii="Times New Roman" w:hAnsi="Times New Roman" w:cs="Times New Roman"/>
            <w:color w:val="C00000"/>
            <w:sz w:val="24"/>
            <w:szCs w:val="24"/>
            <w:shd w:val="clear" w:color="auto" w:fill="FFFFFF"/>
          </w:rPr>
          <w:t xml:space="preserve">     </w:t>
        </w:r>
      </w:ins>
    </w:p>
    <w:p w14:paraId="4F5ABA6A" w14:textId="0E3883F6" w:rsidR="00A61D70" w:rsidRPr="0029309B" w:rsidRDefault="00A61D70" w:rsidP="00A61D70">
      <w:pPr>
        <w:pStyle w:val="ListParagraph"/>
        <w:tabs>
          <w:tab w:val="left" w:pos="1134"/>
        </w:tabs>
        <w:spacing w:after="0" w:line="240" w:lineRule="auto"/>
        <w:rPr>
          <w:ins w:id="623" w:author="DIPLARIS, Martha" w:date="2020-06-09T06:26:00Z"/>
          <w:rFonts w:ascii="Times New Roman" w:hAnsi="Times New Roman" w:cs="Times New Roman"/>
          <w:b/>
          <w:shd w:val="clear" w:color="auto" w:fill="FFFFFF"/>
        </w:rPr>
      </w:pPr>
      <w:ins w:id="624" w:author="DIPLARIS, Martha" w:date="2020-06-09T06:26:00Z">
        <w:r>
          <w:rPr>
            <w:rFonts w:ascii="Times New Roman" w:eastAsiaTheme="minorEastAsia" w:hAnsi="Times New Roman" w:cs="Times New Roman"/>
            <w:color w:val="C00000"/>
            <w:sz w:val="24"/>
            <w:szCs w:val="24"/>
            <w:shd w:val="clear" w:color="auto" w:fill="FFFFFF"/>
          </w:rPr>
          <w:t xml:space="preserve">        </w:t>
        </w:r>
        <m:oMath>
          <m:r>
            <w:rPr>
              <w:rFonts w:ascii="Cambria Math" w:hAnsi="Cambria Math" w:cs="Times New Roman"/>
              <w:color w:val="C00000"/>
              <w:shd w:val="clear" w:color="auto" w:fill="FFFFFF"/>
            </w:rPr>
            <m:t>[</m:t>
          </m:r>
          <m:sSub>
            <m:sSubPr>
              <m:ctrlPr>
                <w:rPr>
                  <w:rFonts w:ascii="Cambria Math" w:hAnsi="Cambria Math" w:cs="Times New Roman"/>
                  <w:color w:val="C00000"/>
                  <w:shd w:val="clear" w:color="auto" w:fill="FFFFFF"/>
                </w:rPr>
              </m:ctrlPr>
            </m:sSubPr>
            <m:e>
              <m:r>
                <w:rPr>
                  <w:rFonts w:ascii="Cambria Math" w:hAnsi="Cambria Math" w:cs="Times New Roman"/>
                  <w:color w:val="C00000"/>
                  <w:shd w:val="clear" w:color="auto" w:fill="FFFFFF"/>
                </w:rPr>
                <m:t>O</m:t>
              </m:r>
            </m:e>
            <m:sub>
              <m:r>
                <w:rPr>
                  <w:rFonts w:ascii="Cambria Math" w:hAnsi="Cambria Math" w:cs="Times New Roman"/>
                  <w:color w:val="C00000"/>
                  <w:shd w:val="clear" w:color="auto" w:fill="FFFFFF"/>
                </w:rPr>
                <m:t>2</m:t>
              </m:r>
            </m:sub>
          </m:sSub>
          <m:r>
            <w:rPr>
              <w:rFonts w:ascii="Cambria Math" w:hAnsi="Cambria Math" w:cs="Times New Roman"/>
              <w:color w:val="C00000"/>
              <w:shd w:val="clear" w:color="auto" w:fill="FFFFFF"/>
            </w:rPr>
            <m:t>]</m:t>
          </m:r>
        </m:oMath>
        <w:r>
          <w:rPr>
            <w:rFonts w:ascii="Times New Roman" w:eastAsiaTheme="minorEastAsia" w:hAnsi="Times New Roman" w:cs="Times New Roman"/>
            <w:color w:val="C00000"/>
            <w:shd w:val="clear" w:color="auto" w:fill="FFFFFF"/>
          </w:rPr>
          <w:t xml:space="preserve"> =  8.34 x 10</w:t>
        </w:r>
        <w:r w:rsidRPr="00A61D70">
          <w:rPr>
            <w:rFonts w:ascii="Times New Roman" w:eastAsiaTheme="minorEastAsia" w:hAnsi="Times New Roman" w:cs="Times New Roman"/>
            <w:color w:val="C00000"/>
            <w:shd w:val="clear" w:color="auto" w:fill="FFFFFF"/>
            <w:vertAlign w:val="superscript"/>
            <w:rPrChange w:id="625" w:author="DIPLARIS, Martha" w:date="2020-06-09T06:27:00Z">
              <w:rPr>
                <w:rFonts w:ascii="Times New Roman" w:eastAsiaTheme="minorEastAsia" w:hAnsi="Times New Roman" w:cs="Times New Roman"/>
                <w:color w:val="C00000"/>
                <w:shd w:val="clear" w:color="auto" w:fill="FFFFFF"/>
              </w:rPr>
            </w:rPrChange>
          </w:rPr>
          <w:t>-4</w:t>
        </w:r>
        <w:r>
          <w:rPr>
            <w:rFonts w:ascii="Times New Roman" w:eastAsiaTheme="minorEastAsia" w:hAnsi="Times New Roman" w:cs="Times New Roman"/>
            <w:color w:val="C00000"/>
            <w:shd w:val="clear" w:color="auto" w:fill="FFFFFF"/>
          </w:rPr>
          <w:t xml:space="preserve"> </w:t>
        </w:r>
        <w:r w:rsidRPr="0029309B">
          <w:rPr>
            <w:rFonts w:ascii="Times New Roman" w:eastAsiaTheme="minorEastAsia" w:hAnsi="Times New Roman" w:cs="Times New Roman"/>
            <w:color w:val="C00000"/>
            <w:shd w:val="clear" w:color="auto" w:fill="FFFFFF"/>
          </w:rPr>
          <w:t xml:space="preserve">M             </w:t>
        </w:r>
        <w:r w:rsidRPr="0029309B">
          <w:rPr>
            <w:rFonts w:ascii="Times New Roman" w:eastAsiaTheme="minorEastAsia" w:hAnsi="Times New Roman" w:cs="Times New Roman"/>
            <w:b/>
            <w:color w:val="C00000"/>
            <w:shd w:val="clear" w:color="auto" w:fill="FFFFFF"/>
          </w:rPr>
          <w:t>1 mark</w:t>
        </w:r>
      </w:ins>
      <w:ins w:id="626" w:author="DIPLARIS, Martha" w:date="2020-06-09T06:27:00Z">
        <w:r>
          <w:rPr>
            <w:rFonts w:ascii="Times New Roman" w:eastAsiaTheme="minorEastAsia" w:hAnsi="Times New Roman" w:cs="Times New Roman"/>
            <w:b/>
            <w:color w:val="C00000"/>
            <w:shd w:val="clear" w:color="auto" w:fill="FFFFFF"/>
          </w:rPr>
          <w:t xml:space="preserve"> (must include units)</w:t>
        </w:r>
      </w:ins>
    </w:p>
    <w:p w14:paraId="68D9F718" w14:textId="77777777" w:rsidR="00653729" w:rsidRDefault="00653729" w:rsidP="007E3BE3">
      <w:pPr>
        <w:pStyle w:val="ListParagraph"/>
        <w:tabs>
          <w:tab w:val="left" w:pos="1134"/>
        </w:tabs>
        <w:spacing w:after="0" w:line="240" w:lineRule="auto"/>
        <w:rPr>
          <w:rFonts w:ascii="Times New Roman" w:hAnsi="Times New Roman" w:cs="Times New Roman"/>
          <w:shd w:val="clear" w:color="auto" w:fill="FFFFFF"/>
        </w:rPr>
      </w:pPr>
    </w:p>
    <w:p w14:paraId="1E7EF30D" w14:textId="77777777" w:rsidR="00E800B7" w:rsidRDefault="00E800B7" w:rsidP="007E3BE3">
      <w:pPr>
        <w:pStyle w:val="ListParagraph"/>
        <w:tabs>
          <w:tab w:val="left" w:pos="1134"/>
        </w:tabs>
        <w:spacing w:after="0" w:line="240" w:lineRule="auto"/>
        <w:rPr>
          <w:rFonts w:ascii="Times New Roman" w:hAnsi="Times New Roman" w:cs="Times New Roman"/>
          <w:shd w:val="clear" w:color="auto" w:fill="FFFFFF"/>
        </w:rPr>
      </w:pPr>
    </w:p>
    <w:p w14:paraId="48975AFF" w14:textId="7E090249" w:rsidR="00041EE2" w:rsidRPr="0029309B" w:rsidRDefault="00E800B7" w:rsidP="00E800B7">
      <w:pPr>
        <w:pStyle w:val="ListParagraph"/>
        <w:numPr>
          <w:ilvl w:val="0"/>
          <w:numId w:val="25"/>
        </w:numPr>
        <w:tabs>
          <w:tab w:val="left" w:pos="1134"/>
        </w:tabs>
        <w:spacing w:after="0" w:line="240" w:lineRule="auto"/>
        <w:ind w:left="567" w:right="-188"/>
        <w:rPr>
          <w:rFonts w:ascii="Times New Roman" w:hAnsi="Times New Roman" w:cs="Times New Roman"/>
          <w:color w:val="E36C0A" w:themeColor="accent6" w:themeShade="BF"/>
          <w:shd w:val="clear" w:color="auto" w:fill="FFFFFF"/>
        </w:rPr>
      </w:pPr>
      <w:r w:rsidRPr="00E800B7">
        <w:rPr>
          <w:rFonts w:ascii="Times New Roman" w:hAnsi="Times New Roman" w:cs="Times New Roman"/>
          <w:shd w:val="clear" w:color="auto" w:fill="FFFFFF"/>
        </w:rPr>
        <w:t>i.</w:t>
      </w:r>
      <w:r>
        <w:rPr>
          <w:rFonts w:ascii="Times New Roman" w:hAnsi="Times New Roman" w:cs="Times New Roman"/>
          <w:sz w:val="32"/>
          <w:szCs w:val="32"/>
          <w:shd w:val="clear" w:color="auto" w:fill="FFFFFF"/>
        </w:rPr>
        <w:t xml:space="preserve"> </w:t>
      </w:r>
      <w:r>
        <w:rPr>
          <w:rFonts w:ascii="Times New Roman" w:hAnsi="Times New Roman" w:cs="Times New Roman"/>
          <w:sz w:val="32"/>
          <w:szCs w:val="32"/>
          <w:shd w:val="clear" w:color="auto" w:fill="FFFFFF"/>
        </w:rPr>
        <w:tab/>
      </w:r>
      <w:r w:rsidR="00041EE2" w:rsidRPr="0029309B">
        <w:rPr>
          <w:rFonts w:ascii="Times New Roman" w:hAnsi="Times New Roman" w:cs="Times New Roman"/>
          <w:shd w:val="clear" w:color="auto" w:fill="FFFFFF"/>
        </w:rPr>
        <w:t xml:space="preserve">Use Le Chatelier’s Principle to explain whether the temperature was increased or decreased at point </w:t>
      </w:r>
      <w:r w:rsidR="00041EE2" w:rsidRPr="00AF0062">
        <w:rPr>
          <w:rFonts w:ascii="Times New Roman" w:hAnsi="Times New Roman" w:cs="Times New Roman"/>
          <w:b/>
          <w:shd w:val="clear" w:color="auto" w:fill="FFFFFF"/>
        </w:rPr>
        <w:t>B</w:t>
      </w:r>
      <w:r w:rsidR="007E3BE3" w:rsidRPr="00AF0062">
        <w:rPr>
          <w:rFonts w:ascii="Times New Roman" w:hAnsi="Times New Roman" w:cs="Times New Roman"/>
          <w:b/>
          <w:color w:val="E36C0A" w:themeColor="accent6" w:themeShade="BF"/>
          <w:shd w:val="clear" w:color="auto" w:fill="FFFFFF"/>
        </w:rPr>
        <w:t>.</w:t>
      </w:r>
      <w:r w:rsidR="007E7F3B" w:rsidRPr="0029309B">
        <w:rPr>
          <w:rFonts w:ascii="Times New Roman" w:hAnsi="Times New Roman" w:cs="Times New Roman"/>
          <w:color w:val="E36C0A" w:themeColor="accent6" w:themeShade="BF"/>
          <w:shd w:val="clear" w:color="auto" w:fill="FFFFFF"/>
        </w:rPr>
        <w:t xml:space="preserve">                                                                                       </w:t>
      </w:r>
      <w:r w:rsidR="00186B5F">
        <w:rPr>
          <w:rFonts w:ascii="Times New Roman" w:hAnsi="Times New Roman" w:cs="Times New Roman"/>
          <w:color w:val="E36C0A" w:themeColor="accent6" w:themeShade="BF"/>
          <w:shd w:val="clear" w:color="auto" w:fill="FFFFFF"/>
        </w:rPr>
        <w:t xml:space="preserve">                             </w:t>
      </w:r>
      <w:r w:rsidR="007E7F3B" w:rsidRPr="0029309B">
        <w:rPr>
          <w:rFonts w:ascii="Times New Roman" w:hAnsi="Times New Roman" w:cs="Times New Roman"/>
          <w:color w:val="E36C0A" w:themeColor="accent6" w:themeShade="BF"/>
          <w:shd w:val="clear" w:color="auto" w:fill="FFFFFF"/>
        </w:rPr>
        <w:t xml:space="preserve"> </w:t>
      </w:r>
      <w:r>
        <w:rPr>
          <w:rFonts w:ascii="Times New Roman" w:hAnsi="Times New Roman" w:cs="Times New Roman"/>
          <w:color w:val="E36C0A" w:themeColor="accent6" w:themeShade="BF"/>
          <w:shd w:val="clear" w:color="auto" w:fill="FFFFFF"/>
        </w:rPr>
        <w:t xml:space="preserve">      </w:t>
      </w:r>
      <w:r w:rsidR="007E7F3B" w:rsidRPr="0029309B">
        <w:rPr>
          <w:rFonts w:ascii="Times New Roman" w:hAnsi="Times New Roman" w:cs="Times New Roman"/>
          <w:color w:val="E36C0A" w:themeColor="accent6" w:themeShade="BF"/>
          <w:shd w:val="clear" w:color="auto" w:fill="FFFFFF"/>
        </w:rPr>
        <w:t xml:space="preserve"> </w:t>
      </w:r>
      <w:r w:rsidR="007E7F3B" w:rsidRPr="0029309B">
        <w:rPr>
          <w:rFonts w:ascii="Times New Roman" w:hAnsi="Times New Roman" w:cs="Times New Roman"/>
          <w:shd w:val="clear" w:color="auto" w:fill="FFFFFF"/>
        </w:rPr>
        <w:t>(2 marks)</w:t>
      </w:r>
    </w:p>
    <w:p w14:paraId="083E47D2" w14:textId="77777777" w:rsidR="007E3BE3" w:rsidRPr="002A72A9" w:rsidRDefault="007E3BE3" w:rsidP="007E3BE3">
      <w:pPr>
        <w:pStyle w:val="ListParagraph"/>
        <w:tabs>
          <w:tab w:val="left" w:pos="1134"/>
        </w:tabs>
        <w:spacing w:after="0" w:line="240" w:lineRule="auto"/>
        <w:rPr>
          <w:rFonts w:ascii="Times New Roman" w:hAnsi="Times New Roman" w:cs="Times New Roman"/>
          <w:shd w:val="clear" w:color="auto" w:fill="FFFFFF"/>
        </w:rPr>
      </w:pPr>
    </w:p>
    <w:p w14:paraId="5EF6FD09" w14:textId="77777777" w:rsidR="009D7323" w:rsidRDefault="009D7323" w:rsidP="00F857B5">
      <w:pPr>
        <w:tabs>
          <w:tab w:val="left" w:pos="1134"/>
        </w:tabs>
        <w:spacing w:after="0" w:line="240" w:lineRule="auto"/>
        <w:rPr>
          <w:rFonts w:ascii="Times New Roman" w:hAnsi="Times New Roman" w:cs="Times New Roman"/>
          <w:shd w:val="clear" w:color="auto" w:fill="FFFFFF"/>
        </w:rPr>
      </w:pPr>
    </w:p>
    <w:tbl>
      <w:tblPr>
        <w:tblStyle w:val="TableGrid"/>
        <w:tblW w:w="9072" w:type="dxa"/>
        <w:tblInd w:w="-5" w:type="dxa"/>
        <w:tblBorders>
          <w:left w:val="none" w:sz="0" w:space="0" w:color="auto"/>
          <w:right w:val="none" w:sz="0" w:space="0" w:color="auto"/>
        </w:tblBorders>
        <w:tblLook w:val="04A0" w:firstRow="1" w:lastRow="0" w:firstColumn="1" w:lastColumn="0" w:noHBand="0" w:noVBand="1"/>
      </w:tblPr>
      <w:tblGrid>
        <w:gridCol w:w="9072"/>
      </w:tblGrid>
      <w:tr w:rsidR="007E3BE3" w:rsidDel="00FA7537" w14:paraId="4884579D" w14:textId="34ECB007" w:rsidTr="00CF0E6D">
        <w:trPr>
          <w:del w:id="627" w:author="DIPLARIS, Martha" w:date="2020-06-09T06:28:00Z"/>
        </w:trPr>
        <w:tc>
          <w:tcPr>
            <w:tcW w:w="9072" w:type="dxa"/>
          </w:tcPr>
          <w:p w14:paraId="322B7716" w14:textId="6B6C4DAC" w:rsidR="007E3BE3" w:rsidDel="00FA7537" w:rsidRDefault="007E3BE3" w:rsidP="00CF0E6D">
            <w:pPr>
              <w:pStyle w:val="ListParagraph"/>
              <w:tabs>
                <w:tab w:val="left" w:pos="1134"/>
              </w:tabs>
              <w:spacing w:line="480" w:lineRule="auto"/>
              <w:ind w:left="0"/>
              <w:rPr>
                <w:del w:id="628" w:author="DIPLARIS, Martha" w:date="2020-06-09T06:28:00Z"/>
                <w:rFonts w:ascii="Times New Roman" w:hAnsi="Times New Roman" w:cs="Times New Roman"/>
              </w:rPr>
            </w:pPr>
          </w:p>
        </w:tc>
      </w:tr>
      <w:tr w:rsidR="007E3BE3" w:rsidDel="00FA7537" w14:paraId="6D57F48F" w14:textId="1A154AA8" w:rsidTr="00CF0E6D">
        <w:trPr>
          <w:del w:id="629" w:author="DIPLARIS, Martha" w:date="2020-06-09T06:28:00Z"/>
        </w:trPr>
        <w:tc>
          <w:tcPr>
            <w:tcW w:w="9072" w:type="dxa"/>
          </w:tcPr>
          <w:p w14:paraId="18220CF6" w14:textId="7729CFC9" w:rsidR="007E3BE3" w:rsidDel="00FA7537" w:rsidRDefault="007E3BE3" w:rsidP="00CF0E6D">
            <w:pPr>
              <w:pStyle w:val="ListParagraph"/>
              <w:tabs>
                <w:tab w:val="left" w:pos="1134"/>
              </w:tabs>
              <w:spacing w:line="480" w:lineRule="auto"/>
              <w:ind w:left="0"/>
              <w:rPr>
                <w:del w:id="630" w:author="DIPLARIS, Martha" w:date="2020-06-09T06:28:00Z"/>
                <w:rFonts w:ascii="Times New Roman" w:hAnsi="Times New Roman" w:cs="Times New Roman"/>
              </w:rPr>
            </w:pPr>
          </w:p>
        </w:tc>
      </w:tr>
      <w:tr w:rsidR="007E3BE3" w:rsidDel="00FA7537" w14:paraId="65359547" w14:textId="020B296B" w:rsidTr="00CF0E6D">
        <w:trPr>
          <w:del w:id="631" w:author="DIPLARIS, Martha" w:date="2020-06-09T06:28:00Z"/>
        </w:trPr>
        <w:tc>
          <w:tcPr>
            <w:tcW w:w="9072" w:type="dxa"/>
          </w:tcPr>
          <w:p w14:paraId="624DFED1" w14:textId="3DDDD397" w:rsidR="007E3BE3" w:rsidDel="00FA7537" w:rsidRDefault="007E3BE3" w:rsidP="00CF0E6D">
            <w:pPr>
              <w:pStyle w:val="ListParagraph"/>
              <w:tabs>
                <w:tab w:val="left" w:pos="1134"/>
              </w:tabs>
              <w:spacing w:line="480" w:lineRule="auto"/>
              <w:ind w:left="0"/>
              <w:rPr>
                <w:del w:id="632" w:author="DIPLARIS, Martha" w:date="2020-06-09T06:28:00Z"/>
                <w:rFonts w:ascii="Times New Roman" w:hAnsi="Times New Roman" w:cs="Times New Roman"/>
              </w:rPr>
            </w:pPr>
          </w:p>
        </w:tc>
      </w:tr>
      <w:tr w:rsidR="007E3BE3" w:rsidDel="00FA7537" w14:paraId="2564A3F1" w14:textId="24950660" w:rsidTr="00CF0E6D">
        <w:trPr>
          <w:del w:id="633" w:author="DIPLARIS, Martha" w:date="2020-06-09T06:28:00Z"/>
        </w:trPr>
        <w:tc>
          <w:tcPr>
            <w:tcW w:w="9072" w:type="dxa"/>
          </w:tcPr>
          <w:p w14:paraId="53ACC093" w14:textId="01408E05" w:rsidR="007E3BE3" w:rsidDel="00FA7537" w:rsidRDefault="007E3BE3" w:rsidP="00CF0E6D">
            <w:pPr>
              <w:pStyle w:val="ListParagraph"/>
              <w:tabs>
                <w:tab w:val="left" w:pos="1134"/>
              </w:tabs>
              <w:spacing w:line="480" w:lineRule="auto"/>
              <w:ind w:left="0"/>
              <w:rPr>
                <w:del w:id="634" w:author="DIPLARIS, Martha" w:date="2020-06-09T06:28:00Z"/>
                <w:rFonts w:ascii="Times New Roman" w:hAnsi="Times New Roman" w:cs="Times New Roman"/>
              </w:rPr>
            </w:pPr>
          </w:p>
        </w:tc>
      </w:tr>
    </w:tbl>
    <w:p w14:paraId="114540C0" w14:textId="135685A0" w:rsidR="00FA7537" w:rsidRDefault="00FA7537" w:rsidP="00FA7537">
      <w:pPr>
        <w:tabs>
          <w:tab w:val="left" w:pos="1134"/>
        </w:tabs>
        <w:spacing w:after="0" w:line="240" w:lineRule="auto"/>
        <w:rPr>
          <w:ins w:id="635" w:author="DIPLARIS, Martha" w:date="2020-06-09T06:28:00Z"/>
          <w:rFonts w:ascii="Times New Roman" w:hAnsi="Times New Roman" w:cs="Times New Roman"/>
          <w:color w:val="C00000"/>
        </w:rPr>
      </w:pPr>
      <w:ins w:id="636" w:author="DIPLARIS, Martha" w:date="2020-06-09T06:28:00Z">
        <w:r w:rsidRPr="000D395D">
          <w:rPr>
            <w:rFonts w:ascii="Times New Roman" w:hAnsi="Times New Roman" w:cs="Times New Roman"/>
            <w:color w:val="C00000"/>
          </w:rPr>
          <w:t xml:space="preserve">According to Le Chatelier’s principle, when a system at equilibrium is disturbed, </w:t>
        </w:r>
        <w:r w:rsidRPr="000D395D">
          <w:rPr>
            <w:rFonts w:ascii="Times New Roman" w:hAnsi="Times New Roman" w:cs="Times New Roman"/>
            <w:b/>
            <w:color w:val="C00000"/>
          </w:rPr>
          <w:t xml:space="preserve">the equilibrium will shift in the direction to </w:t>
        </w:r>
        <w:r>
          <w:rPr>
            <w:rFonts w:ascii="Times New Roman" w:hAnsi="Times New Roman" w:cs="Times New Roman"/>
            <w:b/>
            <w:color w:val="C00000"/>
          </w:rPr>
          <w:t xml:space="preserve">partially </w:t>
        </w:r>
        <w:r w:rsidRPr="000D395D">
          <w:rPr>
            <w:rFonts w:ascii="Times New Roman" w:hAnsi="Times New Roman" w:cs="Times New Roman"/>
            <w:b/>
            <w:color w:val="C00000"/>
          </w:rPr>
          <w:t>oppose the change</w:t>
        </w:r>
        <w:r>
          <w:rPr>
            <w:rFonts w:ascii="Times New Roman" w:hAnsi="Times New Roman" w:cs="Times New Roman"/>
            <w:b/>
            <w:color w:val="C00000"/>
          </w:rPr>
          <w:t xml:space="preserve">. </w:t>
        </w:r>
        <w:r w:rsidRPr="00F73158">
          <w:rPr>
            <w:rFonts w:ascii="Times New Roman" w:hAnsi="Times New Roman" w:cs="Times New Roman"/>
            <w:color w:val="C00000"/>
          </w:rPr>
          <w:t>As this reaction is exothermic</w:t>
        </w:r>
        <w:r>
          <w:rPr>
            <w:rFonts w:ascii="Times New Roman" w:hAnsi="Times New Roman" w:cs="Times New Roman"/>
            <w:b/>
            <w:color w:val="C00000"/>
          </w:rPr>
          <w:t>, a de</w:t>
        </w:r>
        <w:r w:rsidRPr="000D395D">
          <w:rPr>
            <w:rFonts w:ascii="Times New Roman" w:hAnsi="Times New Roman" w:cs="Times New Roman"/>
            <w:b/>
            <w:color w:val="C00000"/>
          </w:rPr>
          <w:t xml:space="preserve">crease in temperature </w:t>
        </w:r>
        <w:r>
          <w:rPr>
            <w:rFonts w:ascii="Times New Roman" w:hAnsi="Times New Roman" w:cs="Times New Roman"/>
            <w:b/>
            <w:color w:val="C00000"/>
          </w:rPr>
          <w:t xml:space="preserve">(1 mark) </w:t>
        </w:r>
        <w:r w:rsidRPr="00F73158">
          <w:rPr>
            <w:rFonts w:ascii="Times New Roman" w:hAnsi="Times New Roman" w:cs="Times New Roman"/>
            <w:color w:val="C00000"/>
          </w:rPr>
          <w:t xml:space="preserve">is likely to have occurred </w:t>
        </w:r>
        <w:r>
          <w:rPr>
            <w:rFonts w:ascii="Times New Roman" w:hAnsi="Times New Roman" w:cs="Times New Roman"/>
            <w:color w:val="C00000"/>
          </w:rPr>
          <w:t xml:space="preserve">at Point B </w:t>
        </w:r>
        <w:r w:rsidRPr="00F73158">
          <w:rPr>
            <w:rFonts w:ascii="Times New Roman" w:hAnsi="Times New Roman" w:cs="Times New Roman"/>
            <w:color w:val="C00000"/>
          </w:rPr>
          <w:t>which will</w:t>
        </w:r>
        <w:r w:rsidRPr="000D395D">
          <w:rPr>
            <w:rFonts w:ascii="Times New Roman" w:hAnsi="Times New Roman" w:cs="Times New Roman"/>
            <w:b/>
            <w:color w:val="C00000"/>
          </w:rPr>
          <w:t xml:space="preserve"> </w:t>
        </w:r>
        <w:r>
          <w:rPr>
            <w:rFonts w:ascii="Times New Roman" w:hAnsi="Times New Roman" w:cs="Times New Roman"/>
            <w:b/>
            <w:color w:val="C00000"/>
          </w:rPr>
          <w:t xml:space="preserve">favour the </w:t>
        </w:r>
        <w:r w:rsidRPr="00F73158">
          <w:rPr>
            <w:rFonts w:ascii="Times New Roman" w:hAnsi="Times New Roman" w:cs="Times New Roman"/>
            <w:b/>
            <w:color w:val="C00000"/>
          </w:rPr>
          <w:t xml:space="preserve">forward </w:t>
        </w:r>
        <w:r w:rsidRPr="00F73158">
          <w:rPr>
            <w:rFonts w:ascii="Times New Roman" w:hAnsi="Times New Roman" w:cs="Times New Roman"/>
            <w:b/>
            <w:color w:val="C00000"/>
          </w:rPr>
          <w:lastRenderedPageBreak/>
          <w:t>reaction</w:t>
        </w:r>
        <w:r w:rsidRPr="000D395D">
          <w:rPr>
            <w:rFonts w:ascii="Times New Roman" w:hAnsi="Times New Roman" w:cs="Times New Roman"/>
            <w:color w:val="C00000"/>
          </w:rPr>
          <w:t xml:space="preserve"> </w:t>
        </w:r>
        <w:r>
          <w:rPr>
            <w:rFonts w:ascii="Times New Roman" w:hAnsi="Times New Roman" w:cs="Times New Roman"/>
            <w:b/>
            <w:color w:val="C00000"/>
          </w:rPr>
          <w:t>(net shift to the right)</w:t>
        </w:r>
        <w:r>
          <w:rPr>
            <w:rFonts w:ascii="Times New Roman" w:hAnsi="Times New Roman" w:cs="Times New Roman"/>
            <w:color w:val="C00000"/>
          </w:rPr>
          <w:t>, increasing</w:t>
        </w:r>
        <w:r w:rsidRPr="000D395D">
          <w:rPr>
            <w:rFonts w:ascii="Times New Roman" w:hAnsi="Times New Roman" w:cs="Times New Roman"/>
            <w:color w:val="C00000"/>
          </w:rPr>
          <w:t xml:space="preserve"> the yield of </w:t>
        </w:r>
        <w:r>
          <w:rPr>
            <w:rFonts w:ascii="Times New Roman" w:hAnsi="Times New Roman" w:cs="Times New Roman"/>
            <w:color w:val="C00000"/>
          </w:rPr>
          <w:t>POCl</w:t>
        </w:r>
        <w:r w:rsidRPr="00F73158">
          <w:rPr>
            <w:rFonts w:ascii="Times New Roman" w:hAnsi="Times New Roman" w:cs="Times New Roman"/>
            <w:color w:val="C00000"/>
            <w:vertAlign w:val="subscript"/>
          </w:rPr>
          <w:t>3</w:t>
        </w:r>
        <w:r>
          <w:rPr>
            <w:rFonts w:ascii="Times New Roman" w:hAnsi="Times New Roman" w:cs="Times New Roman"/>
            <w:color w:val="C00000"/>
          </w:rPr>
          <w:t xml:space="preserve"> </w:t>
        </w:r>
        <w:r w:rsidRPr="000D395D">
          <w:rPr>
            <w:rFonts w:ascii="Times New Roman" w:hAnsi="Times New Roman" w:cs="Times New Roman"/>
            <w:color w:val="C00000"/>
          </w:rPr>
          <w:t>unti</w:t>
        </w:r>
        <w:r>
          <w:rPr>
            <w:rFonts w:ascii="Times New Roman" w:hAnsi="Times New Roman" w:cs="Times New Roman"/>
            <w:color w:val="C00000"/>
          </w:rPr>
          <w:t xml:space="preserve">l equilibrium is re-established. </w:t>
        </w:r>
        <w:r w:rsidRPr="00047FA3">
          <w:rPr>
            <w:rFonts w:ascii="Times New Roman" w:hAnsi="Times New Roman" w:cs="Times New Roman"/>
            <w:b/>
            <w:color w:val="C00000"/>
          </w:rPr>
          <w:t>(1 mark)</w:t>
        </w:r>
      </w:ins>
    </w:p>
    <w:p w14:paraId="5A6C9DE2" w14:textId="3C4E8CC8" w:rsidR="009D7323" w:rsidRDefault="009D7323" w:rsidP="00F857B5">
      <w:pPr>
        <w:tabs>
          <w:tab w:val="left" w:pos="1134"/>
        </w:tabs>
        <w:spacing w:after="0" w:line="240" w:lineRule="auto"/>
        <w:rPr>
          <w:rFonts w:ascii="Times New Roman" w:hAnsi="Times New Roman" w:cs="Times New Roman"/>
          <w:shd w:val="clear" w:color="auto" w:fill="FFFFFF"/>
        </w:rPr>
      </w:pPr>
    </w:p>
    <w:p w14:paraId="651EE060" w14:textId="66C19904" w:rsidR="00F73158" w:rsidRDefault="00F73158" w:rsidP="00F857B5">
      <w:pPr>
        <w:tabs>
          <w:tab w:val="left" w:pos="1134"/>
        </w:tabs>
        <w:spacing w:after="0" w:line="240" w:lineRule="auto"/>
        <w:rPr>
          <w:rFonts w:ascii="Times New Roman" w:hAnsi="Times New Roman" w:cs="Times New Roman"/>
          <w:shd w:val="clear" w:color="auto" w:fill="FFFFFF"/>
        </w:rPr>
      </w:pPr>
    </w:p>
    <w:p w14:paraId="2C180C7D" w14:textId="77777777" w:rsidR="00653729" w:rsidRDefault="00653729" w:rsidP="00F857B5">
      <w:pPr>
        <w:tabs>
          <w:tab w:val="left" w:pos="1134"/>
        </w:tabs>
        <w:spacing w:after="0" w:line="240" w:lineRule="auto"/>
        <w:rPr>
          <w:rFonts w:ascii="Times New Roman" w:hAnsi="Times New Roman" w:cs="Times New Roman"/>
          <w:shd w:val="clear" w:color="auto" w:fill="FFFFFF"/>
        </w:rPr>
      </w:pPr>
    </w:p>
    <w:p w14:paraId="21E20A94" w14:textId="1BBD3C16" w:rsidR="009D7323" w:rsidRDefault="0084535A" w:rsidP="00186B5F">
      <w:pPr>
        <w:pStyle w:val="ListParagraph"/>
        <w:numPr>
          <w:ilvl w:val="0"/>
          <w:numId w:val="26"/>
        </w:numPr>
        <w:tabs>
          <w:tab w:val="left" w:pos="1134"/>
        </w:tabs>
        <w:spacing w:after="0" w:line="240" w:lineRule="auto"/>
        <w:ind w:left="1134" w:hanging="567"/>
        <w:rPr>
          <w:rFonts w:ascii="Times New Roman" w:hAnsi="Times New Roman" w:cs="Times New Roman"/>
        </w:rPr>
      </w:pPr>
      <w:r>
        <w:rPr>
          <w:rFonts w:ascii="Times New Roman" w:hAnsi="Times New Roman" w:cs="Times New Roman"/>
        </w:rPr>
        <w:t>Use the equilibrium expression from part a. to explain the effect that the temperature would have on the equilibrium constant, K</w:t>
      </w:r>
      <w:r w:rsidRPr="007E3BE3">
        <w:rPr>
          <w:rFonts w:ascii="Times New Roman" w:hAnsi="Times New Roman" w:cs="Times New Roman"/>
          <w:vertAlign w:val="subscript"/>
        </w:rPr>
        <w:t>c</w:t>
      </w:r>
      <w:r>
        <w:rPr>
          <w:rFonts w:ascii="Times New Roman" w:hAnsi="Times New Roman" w:cs="Times New Roman"/>
        </w:rPr>
        <w:t xml:space="preserve"> at Point </w:t>
      </w:r>
      <w:r w:rsidRPr="00AF0062">
        <w:rPr>
          <w:rFonts w:ascii="Times New Roman" w:hAnsi="Times New Roman" w:cs="Times New Roman"/>
          <w:b/>
        </w:rPr>
        <w:t>B</w:t>
      </w:r>
      <w:r w:rsidR="00186B5F">
        <w:rPr>
          <w:rFonts w:ascii="Times New Roman" w:hAnsi="Times New Roman" w:cs="Times New Roman"/>
        </w:rPr>
        <w:t>.</w:t>
      </w:r>
      <w:r w:rsidR="007E7F3B">
        <w:rPr>
          <w:rFonts w:ascii="Times New Roman" w:hAnsi="Times New Roman" w:cs="Times New Roman"/>
        </w:rPr>
        <w:t xml:space="preserve">  </w:t>
      </w:r>
      <w:r w:rsidR="00186B5F">
        <w:rPr>
          <w:rFonts w:ascii="Times New Roman" w:hAnsi="Times New Roman" w:cs="Times New Roman"/>
        </w:rPr>
        <w:t xml:space="preserve">         </w:t>
      </w:r>
      <w:r>
        <w:rPr>
          <w:rFonts w:ascii="Times New Roman" w:hAnsi="Times New Roman" w:cs="Times New Roman"/>
        </w:rPr>
        <w:t xml:space="preserve">                             (2 marks)</w:t>
      </w:r>
      <w:r w:rsidR="00186B5F">
        <w:rPr>
          <w:rFonts w:ascii="Times New Roman" w:hAnsi="Times New Roman" w:cs="Times New Roman"/>
        </w:rPr>
        <w:t xml:space="preserve">                                                                                                  </w:t>
      </w:r>
      <w:r w:rsidR="00653729">
        <w:rPr>
          <w:rFonts w:ascii="Times New Roman" w:hAnsi="Times New Roman" w:cs="Times New Roman"/>
        </w:rPr>
        <w:t xml:space="preserve">   </w:t>
      </w:r>
    </w:p>
    <w:p w14:paraId="7722CE27" w14:textId="3F273709" w:rsidR="007E3BE3" w:rsidRDefault="007E3BE3" w:rsidP="007E3BE3">
      <w:pPr>
        <w:pStyle w:val="ListParagraph"/>
        <w:tabs>
          <w:tab w:val="left" w:pos="1134"/>
        </w:tabs>
        <w:spacing w:after="0" w:line="240" w:lineRule="auto"/>
        <w:rPr>
          <w:rFonts w:ascii="Times New Roman" w:hAnsi="Times New Roman" w:cs="Times New Roman"/>
        </w:rPr>
      </w:pPr>
    </w:p>
    <w:p w14:paraId="0D26E943" w14:textId="77777777" w:rsidR="00F023E1" w:rsidRDefault="00F023E1" w:rsidP="00F023E1">
      <w:pPr>
        <w:pStyle w:val="ListParagraph"/>
        <w:tabs>
          <w:tab w:val="left" w:pos="1134"/>
        </w:tabs>
        <w:spacing w:after="0" w:line="240" w:lineRule="auto"/>
        <w:rPr>
          <w:ins w:id="637" w:author="DIPLARIS, Martha" w:date="2020-06-09T06:29:00Z"/>
          <w:rFonts w:ascii="Times New Roman" w:hAnsi="Times New Roman" w:cs="Times New Roman"/>
          <w:color w:val="C00000"/>
        </w:rPr>
      </w:pPr>
      <w:ins w:id="638" w:author="DIPLARIS, Martha" w:date="2020-06-09T06:29:00Z">
        <w:r w:rsidRPr="00186B5F">
          <w:rPr>
            <w:rFonts w:ascii="Times New Roman" w:hAnsi="Times New Roman" w:cs="Times New Roman"/>
            <w:color w:val="C00000"/>
          </w:rPr>
          <w:t xml:space="preserve">The </w:t>
        </w:r>
        <w:r w:rsidRPr="00186B5F">
          <w:rPr>
            <w:rFonts w:ascii="Times New Roman" w:hAnsi="Times New Roman" w:cs="Times New Roman"/>
            <w:b/>
            <w:color w:val="C00000"/>
          </w:rPr>
          <w:t>value of the equilibrium constant, K</w:t>
        </w:r>
        <w:r w:rsidRPr="00186B5F">
          <w:rPr>
            <w:rFonts w:ascii="Times New Roman" w:hAnsi="Times New Roman" w:cs="Times New Roman"/>
            <w:b/>
            <w:color w:val="C00000"/>
            <w:vertAlign w:val="subscript"/>
          </w:rPr>
          <w:t xml:space="preserve">c </w:t>
        </w:r>
        <w:r w:rsidRPr="00186B5F">
          <w:rPr>
            <w:rFonts w:ascii="Times New Roman" w:hAnsi="Times New Roman" w:cs="Times New Roman"/>
            <w:b/>
            <w:color w:val="C00000"/>
          </w:rPr>
          <w:t xml:space="preserve">would increase </w:t>
        </w:r>
        <w:r w:rsidRPr="00186B5F">
          <w:rPr>
            <w:rFonts w:ascii="Times New Roman" w:hAnsi="Times New Roman" w:cs="Times New Roman"/>
            <w:color w:val="C00000"/>
          </w:rPr>
          <w:t xml:space="preserve">with the decrease in temperature as the </w:t>
        </w:r>
        <w:r w:rsidRPr="00186B5F">
          <w:rPr>
            <w:rFonts w:ascii="Times New Roman" w:hAnsi="Times New Roman" w:cs="Times New Roman"/>
            <w:b/>
            <w:color w:val="C00000"/>
          </w:rPr>
          <w:t xml:space="preserve">concentration of the product </w:t>
        </w:r>
        <w:r w:rsidRPr="00186B5F">
          <w:rPr>
            <w:rFonts w:ascii="Times New Roman" w:eastAsiaTheme="minorEastAsia" w:hAnsi="Times New Roman" w:cs="Times New Roman"/>
            <w:b/>
            <w:color w:val="C00000"/>
          </w:rPr>
          <w:t>POCl</w:t>
        </w:r>
        <w:r w:rsidRPr="00186B5F">
          <w:rPr>
            <w:rFonts w:ascii="Times New Roman" w:eastAsiaTheme="minorEastAsia" w:hAnsi="Times New Roman" w:cs="Times New Roman"/>
            <w:b/>
            <w:color w:val="C00000"/>
            <w:vertAlign w:val="subscript"/>
          </w:rPr>
          <w:t>3</w:t>
        </w:r>
        <w:r w:rsidRPr="00186B5F">
          <w:rPr>
            <w:rFonts w:ascii="Times New Roman" w:hAnsi="Times New Roman" w:cs="Times New Roman"/>
            <w:color w:val="C00000"/>
          </w:rPr>
          <w:t xml:space="preserve"> </w:t>
        </w:r>
        <w:r w:rsidRPr="002E02D7">
          <w:rPr>
            <w:rFonts w:ascii="Times New Roman" w:hAnsi="Times New Roman" w:cs="Times New Roman"/>
            <w:b/>
            <w:color w:val="C00000"/>
          </w:rPr>
          <w:t>would increase</w:t>
        </w:r>
        <w:r>
          <w:rPr>
            <w:rFonts w:ascii="Times New Roman" w:hAnsi="Times New Roman" w:cs="Times New Roman"/>
            <w:color w:val="C00000"/>
          </w:rPr>
          <w:t xml:space="preserve"> and therefore the concentration fraction would increase.</w:t>
        </w:r>
      </w:ins>
    </w:p>
    <w:p w14:paraId="5E7718AD" w14:textId="28CF5E9F" w:rsidR="007E3BE3" w:rsidRDefault="00F023E1" w:rsidP="00F023E1">
      <w:pPr>
        <w:pStyle w:val="ListParagraph"/>
        <w:tabs>
          <w:tab w:val="left" w:pos="1134"/>
        </w:tabs>
        <w:spacing w:after="0" w:line="240" w:lineRule="auto"/>
        <w:rPr>
          <w:rFonts w:ascii="Times New Roman" w:hAnsi="Times New Roman" w:cs="Times New Roman"/>
        </w:rPr>
      </w:pPr>
      <w:ins w:id="639" w:author="DIPLARIS, Martha" w:date="2020-06-09T06:29:00Z">
        <w:r>
          <w:rPr>
            <w:rFonts w:ascii="Times New Roman" w:hAnsi="Times New Roman" w:cs="Times New Roman"/>
            <w:color w:val="C00000"/>
            <w:sz w:val="28"/>
            <w:szCs w:val="28"/>
            <w:shd w:val="clear" w:color="auto" w:fill="FFFFFF"/>
          </w:rPr>
          <w:t xml:space="preserve">      </w:t>
        </w:r>
        <w:r w:rsidRPr="00186B5F">
          <w:rPr>
            <w:rFonts w:ascii="Times New Roman" w:hAnsi="Times New Roman" w:cs="Times New Roman"/>
            <w:color w:val="C00000"/>
            <w:sz w:val="28"/>
            <w:szCs w:val="28"/>
            <w:shd w:val="clear" w:color="auto" w:fill="FFFFFF"/>
          </w:rPr>
          <w:t>K</w:t>
        </w:r>
        <w:r w:rsidRPr="00186B5F">
          <w:rPr>
            <w:rFonts w:ascii="Times New Roman" w:hAnsi="Times New Roman" w:cs="Times New Roman"/>
            <w:color w:val="C00000"/>
            <w:sz w:val="28"/>
            <w:szCs w:val="28"/>
            <w:shd w:val="clear" w:color="auto" w:fill="FFFFFF"/>
            <w:vertAlign w:val="subscript"/>
          </w:rPr>
          <w:t>c</w:t>
        </w:r>
        <w:r w:rsidRPr="00186B5F">
          <w:rPr>
            <w:rFonts w:ascii="Times New Roman" w:hAnsi="Times New Roman" w:cs="Times New Roman"/>
            <w:color w:val="C00000"/>
            <w:sz w:val="28"/>
            <w:szCs w:val="28"/>
            <w:shd w:val="clear" w:color="auto" w:fill="FFFFFF"/>
          </w:rPr>
          <w:t xml:space="preserve"> = </w:t>
        </w:r>
        <m:oMath>
          <m:f>
            <m:fPr>
              <m:ctrlPr>
                <w:rPr>
                  <w:rFonts w:ascii="Cambria Math" w:hAnsi="Cambria Math" w:cs="Times New Roman"/>
                  <w:i/>
                  <w:color w:val="C00000"/>
                  <w:sz w:val="28"/>
                  <w:szCs w:val="28"/>
                  <w:shd w:val="clear" w:color="auto" w:fill="FFFFFF"/>
                </w:rPr>
              </m:ctrlPr>
            </m:fPr>
            <m:num>
              <m:sSup>
                <m:sSupPr>
                  <m:ctrlPr>
                    <w:rPr>
                      <w:rFonts w:ascii="Cambria Math" w:hAnsi="Cambria Math" w:cs="Times New Roman"/>
                      <w:i/>
                      <w:color w:val="C00000"/>
                      <w:sz w:val="28"/>
                      <w:szCs w:val="28"/>
                      <w:shd w:val="clear" w:color="auto" w:fill="FFFFFF"/>
                    </w:rPr>
                  </m:ctrlPr>
                </m:sSupPr>
                <m:e>
                  <m:r>
                    <w:rPr>
                      <w:rFonts w:ascii="Cambria Math" w:hAnsi="Cambria Math" w:cs="Times New Roman"/>
                      <w:color w:val="C00000"/>
                      <w:sz w:val="28"/>
                      <w:szCs w:val="28"/>
                      <w:shd w:val="clear" w:color="auto" w:fill="FFFFFF"/>
                    </w:rPr>
                    <m:t>[</m:t>
                  </m:r>
                  <m:sSub>
                    <m:sSubPr>
                      <m:ctrlPr>
                        <w:rPr>
                          <w:rFonts w:ascii="Cambria Math" w:eastAsiaTheme="minorEastAsia" w:hAnsi="Cambria Math" w:cs="Times New Roman"/>
                          <w:color w:val="C00000"/>
                          <w:sz w:val="28"/>
                          <w:szCs w:val="28"/>
                        </w:rPr>
                      </m:ctrlPr>
                    </m:sSubPr>
                    <m:e>
                      <m:r>
                        <w:rPr>
                          <w:rFonts w:ascii="Cambria Math" w:eastAsiaTheme="minorEastAsia" w:hAnsi="Cambria Math" w:cs="Times New Roman"/>
                          <w:color w:val="C00000"/>
                          <w:sz w:val="28"/>
                          <w:szCs w:val="28"/>
                        </w:rPr>
                        <m:t>POCl</m:t>
                      </m:r>
                    </m:e>
                    <m:sub>
                      <m:r>
                        <w:rPr>
                          <w:rFonts w:ascii="Cambria Math" w:eastAsiaTheme="minorEastAsia" w:hAnsi="Cambria Math" w:cs="Times New Roman"/>
                          <w:color w:val="C00000"/>
                          <w:sz w:val="28"/>
                          <w:szCs w:val="28"/>
                        </w:rPr>
                        <m:t>3</m:t>
                      </m:r>
                    </m:sub>
                  </m:sSub>
                  <m:r>
                    <m:rPr>
                      <m:sty m:val="p"/>
                    </m:rPr>
                    <w:rPr>
                      <w:rFonts w:ascii="Cambria Math" w:eastAsiaTheme="minorEastAsia" w:hAnsi="Times New Roman" w:cs="Times New Roman"/>
                      <w:color w:val="C00000"/>
                      <w:sz w:val="28"/>
                      <w:szCs w:val="28"/>
                      <w:vertAlign w:val="subscript"/>
                    </w:rPr>
                    <m:t>]</m:t>
                  </m:r>
                </m:e>
                <m:sup>
                  <m:r>
                    <w:rPr>
                      <w:rFonts w:ascii="Cambria Math" w:hAnsi="Cambria Math" w:cs="Times New Roman"/>
                      <w:color w:val="C00000"/>
                      <w:sz w:val="28"/>
                      <w:szCs w:val="28"/>
                      <w:shd w:val="clear" w:color="auto" w:fill="FFFFFF"/>
                    </w:rPr>
                    <m:t>2</m:t>
                  </m:r>
                </m:sup>
              </m:sSup>
            </m:num>
            <m:den>
              <m:r>
                <w:rPr>
                  <w:rFonts w:ascii="Cambria Math" w:hAnsi="Cambria Math" w:cs="Times New Roman"/>
                  <w:color w:val="C00000"/>
                  <w:sz w:val="28"/>
                  <w:szCs w:val="28"/>
                  <w:shd w:val="clear" w:color="auto" w:fill="FFFFFF"/>
                </w:rPr>
                <m:t>[</m:t>
              </m:r>
              <m:sSup>
                <m:sSupPr>
                  <m:ctrlPr>
                    <w:rPr>
                      <w:rFonts w:ascii="Cambria Math" w:hAnsi="Cambria Math" w:cs="Times New Roman"/>
                      <w:i/>
                      <w:color w:val="C00000"/>
                      <w:sz w:val="28"/>
                      <w:szCs w:val="28"/>
                      <w:shd w:val="clear" w:color="auto" w:fill="FFFFFF"/>
                    </w:rPr>
                  </m:ctrlPr>
                </m:sSupPr>
                <m:e>
                  <m:sSub>
                    <m:sSubPr>
                      <m:ctrlPr>
                        <w:rPr>
                          <w:rFonts w:ascii="Cambria Math" w:hAnsi="Cambria Math" w:cs="Times New Roman"/>
                          <w:color w:val="C00000"/>
                          <w:sz w:val="28"/>
                          <w:szCs w:val="28"/>
                          <w:shd w:val="clear" w:color="auto" w:fill="FFFFFF"/>
                        </w:rPr>
                      </m:ctrlPr>
                    </m:sSubPr>
                    <m:e>
                      <m:r>
                        <w:rPr>
                          <w:rFonts w:ascii="Cambria Math" w:hAnsi="Cambria Math" w:cs="Times New Roman"/>
                          <w:color w:val="C00000"/>
                          <w:sz w:val="28"/>
                          <w:szCs w:val="28"/>
                          <w:shd w:val="clear" w:color="auto" w:fill="FFFFFF"/>
                        </w:rPr>
                        <m:t>PCl</m:t>
                      </m:r>
                    </m:e>
                    <m:sub>
                      <m:r>
                        <w:rPr>
                          <w:rFonts w:ascii="Cambria Math" w:hAnsi="Cambria Math" w:cs="Times New Roman"/>
                          <w:color w:val="C00000"/>
                          <w:sz w:val="28"/>
                          <w:szCs w:val="28"/>
                          <w:shd w:val="clear" w:color="auto" w:fill="FFFFFF"/>
                        </w:rPr>
                        <m:t>3</m:t>
                      </m:r>
                    </m:sub>
                  </m:sSub>
                  <m:r>
                    <m:rPr>
                      <m:sty m:val="p"/>
                    </m:rPr>
                    <w:rPr>
                      <w:rFonts w:ascii="Cambria Math" w:hAnsi="Times New Roman" w:cs="Times New Roman"/>
                      <w:color w:val="C00000"/>
                      <w:sz w:val="28"/>
                      <w:szCs w:val="28"/>
                      <w:shd w:val="clear" w:color="auto" w:fill="FFFFFF"/>
                      <w:vertAlign w:val="subscript"/>
                    </w:rPr>
                    <m:t>]</m:t>
                  </m:r>
                </m:e>
                <m:sup>
                  <m:r>
                    <w:rPr>
                      <w:rFonts w:ascii="Cambria Math" w:hAnsi="Cambria Math" w:cs="Times New Roman"/>
                      <w:color w:val="C00000"/>
                      <w:sz w:val="28"/>
                      <w:szCs w:val="28"/>
                      <w:shd w:val="clear" w:color="auto" w:fill="FFFFFF"/>
                    </w:rPr>
                    <m:t>2</m:t>
                  </m:r>
                </m:sup>
              </m:sSup>
              <m:r>
                <w:rPr>
                  <w:rFonts w:ascii="Cambria Math" w:hAnsi="Cambria Math" w:cs="Times New Roman"/>
                  <w:color w:val="C00000"/>
                  <w:sz w:val="28"/>
                  <w:szCs w:val="28"/>
                  <w:shd w:val="clear" w:color="auto" w:fill="FFFFFF"/>
                </w:rPr>
                <m:t>[</m:t>
              </m:r>
              <m:sSub>
                <m:sSubPr>
                  <m:ctrlPr>
                    <w:rPr>
                      <w:rFonts w:ascii="Cambria Math" w:hAnsi="Cambria Math" w:cs="Times New Roman"/>
                      <w:color w:val="C00000"/>
                      <w:sz w:val="28"/>
                      <w:szCs w:val="28"/>
                      <w:shd w:val="clear" w:color="auto" w:fill="FFFFFF"/>
                    </w:rPr>
                  </m:ctrlPr>
                </m:sSubPr>
                <m:e>
                  <m:r>
                    <w:rPr>
                      <w:rFonts w:ascii="Cambria Math" w:hAnsi="Cambria Math" w:cs="Times New Roman"/>
                      <w:color w:val="C00000"/>
                      <w:sz w:val="28"/>
                      <w:szCs w:val="28"/>
                      <w:shd w:val="clear" w:color="auto" w:fill="FFFFFF"/>
                    </w:rPr>
                    <m:t>O</m:t>
                  </m:r>
                </m:e>
                <m:sub>
                  <m:r>
                    <w:rPr>
                      <w:rFonts w:ascii="Cambria Math" w:hAnsi="Cambria Math" w:cs="Times New Roman"/>
                      <w:color w:val="C00000"/>
                      <w:sz w:val="28"/>
                      <w:szCs w:val="28"/>
                      <w:shd w:val="clear" w:color="auto" w:fill="FFFFFF"/>
                    </w:rPr>
                    <m:t>2</m:t>
                  </m:r>
                </m:sub>
              </m:sSub>
              <m:r>
                <m:rPr>
                  <m:sty m:val="p"/>
                </m:rPr>
                <w:rPr>
                  <w:rFonts w:ascii="Cambria Math" w:hAnsi="Times New Roman" w:cs="Times New Roman"/>
                  <w:color w:val="C00000"/>
                  <w:sz w:val="28"/>
                  <w:szCs w:val="28"/>
                  <w:shd w:val="clear" w:color="auto" w:fill="FFFFFF"/>
                  <w:vertAlign w:val="subscript"/>
                </w:rPr>
                <m:t>]</m:t>
              </m:r>
            </m:den>
          </m:f>
        </m:oMath>
      </w:ins>
    </w:p>
    <w:tbl>
      <w:tblPr>
        <w:tblStyle w:val="TableGrid"/>
        <w:tblW w:w="9072" w:type="dxa"/>
        <w:tblInd w:w="-5" w:type="dxa"/>
        <w:tblBorders>
          <w:left w:val="none" w:sz="0" w:space="0" w:color="auto"/>
          <w:right w:val="none" w:sz="0" w:space="0" w:color="auto"/>
        </w:tblBorders>
        <w:tblLook w:val="04A0" w:firstRow="1" w:lastRow="0" w:firstColumn="1" w:lastColumn="0" w:noHBand="0" w:noVBand="1"/>
      </w:tblPr>
      <w:tblGrid>
        <w:gridCol w:w="9072"/>
      </w:tblGrid>
      <w:tr w:rsidR="007E3BE3" w:rsidDel="00F023E1" w14:paraId="2CC0F487" w14:textId="7371081C" w:rsidTr="00CF0E6D">
        <w:trPr>
          <w:del w:id="640" w:author="DIPLARIS, Martha" w:date="2020-06-09T06:28:00Z"/>
        </w:trPr>
        <w:tc>
          <w:tcPr>
            <w:tcW w:w="9072" w:type="dxa"/>
          </w:tcPr>
          <w:p w14:paraId="71177A6F" w14:textId="0C60AA46" w:rsidR="007E3BE3" w:rsidDel="00F023E1" w:rsidRDefault="007E3BE3" w:rsidP="00CF0E6D">
            <w:pPr>
              <w:pStyle w:val="ListParagraph"/>
              <w:tabs>
                <w:tab w:val="left" w:pos="1134"/>
              </w:tabs>
              <w:spacing w:line="480" w:lineRule="auto"/>
              <w:ind w:left="0"/>
              <w:rPr>
                <w:del w:id="641" w:author="DIPLARIS, Martha" w:date="2020-06-09T06:28:00Z"/>
                <w:rFonts w:ascii="Times New Roman" w:hAnsi="Times New Roman" w:cs="Times New Roman"/>
              </w:rPr>
            </w:pPr>
          </w:p>
        </w:tc>
      </w:tr>
      <w:tr w:rsidR="007E3BE3" w:rsidDel="00F023E1" w14:paraId="019815BF" w14:textId="0B39B887" w:rsidTr="00CF0E6D">
        <w:trPr>
          <w:del w:id="642" w:author="DIPLARIS, Martha" w:date="2020-06-09T06:28:00Z"/>
        </w:trPr>
        <w:tc>
          <w:tcPr>
            <w:tcW w:w="9072" w:type="dxa"/>
          </w:tcPr>
          <w:p w14:paraId="0171B0CB" w14:textId="52511259" w:rsidR="007E3BE3" w:rsidDel="00F023E1" w:rsidRDefault="007E3BE3" w:rsidP="00CF0E6D">
            <w:pPr>
              <w:pStyle w:val="ListParagraph"/>
              <w:tabs>
                <w:tab w:val="left" w:pos="1134"/>
              </w:tabs>
              <w:spacing w:line="480" w:lineRule="auto"/>
              <w:ind w:left="0"/>
              <w:rPr>
                <w:del w:id="643" w:author="DIPLARIS, Martha" w:date="2020-06-09T06:28:00Z"/>
                <w:rFonts w:ascii="Times New Roman" w:hAnsi="Times New Roman" w:cs="Times New Roman"/>
              </w:rPr>
            </w:pPr>
          </w:p>
        </w:tc>
      </w:tr>
      <w:tr w:rsidR="007E3BE3" w:rsidDel="00F023E1" w14:paraId="4BEA9D9D" w14:textId="0D611BD4" w:rsidTr="00CF0E6D">
        <w:trPr>
          <w:del w:id="644" w:author="DIPLARIS, Martha" w:date="2020-06-09T06:28:00Z"/>
        </w:trPr>
        <w:tc>
          <w:tcPr>
            <w:tcW w:w="9072" w:type="dxa"/>
          </w:tcPr>
          <w:p w14:paraId="4286E421" w14:textId="4068BE80" w:rsidR="007E3BE3" w:rsidDel="00F023E1" w:rsidRDefault="007E3BE3" w:rsidP="00CF0E6D">
            <w:pPr>
              <w:pStyle w:val="ListParagraph"/>
              <w:tabs>
                <w:tab w:val="left" w:pos="1134"/>
              </w:tabs>
              <w:spacing w:line="480" w:lineRule="auto"/>
              <w:ind w:left="0"/>
              <w:rPr>
                <w:del w:id="645" w:author="DIPLARIS, Martha" w:date="2020-06-09T06:28:00Z"/>
                <w:rFonts w:ascii="Times New Roman" w:hAnsi="Times New Roman" w:cs="Times New Roman"/>
              </w:rPr>
            </w:pPr>
          </w:p>
        </w:tc>
      </w:tr>
    </w:tbl>
    <w:p w14:paraId="3A241554" w14:textId="2B40E99B" w:rsidR="007E7F3B" w:rsidRDefault="00F023E1" w:rsidP="00186B5F">
      <w:pPr>
        <w:pStyle w:val="ListParagraph"/>
        <w:tabs>
          <w:tab w:val="left" w:pos="1134"/>
        </w:tabs>
        <w:spacing w:after="0" w:line="240" w:lineRule="auto"/>
        <w:ind w:left="0"/>
        <w:rPr>
          <w:ins w:id="646" w:author="DIPLARIS, Martha" w:date="2020-06-09T06:29:00Z"/>
          <w:rFonts w:ascii="Times New Roman" w:hAnsi="Times New Roman" w:cs="Times New Roman"/>
          <w:color w:val="C00000"/>
        </w:rPr>
      </w:pPr>
      <w:ins w:id="647" w:author="DIPLARIS, Martha" w:date="2020-06-09T06:29:00Z">
        <w:r>
          <w:rPr>
            <w:rFonts w:ascii="Times New Roman" w:hAnsi="Times New Roman" w:cs="Times New Roman"/>
            <w:color w:val="C00000"/>
          </w:rPr>
          <w:t xml:space="preserve">  </w:t>
        </w:r>
      </w:ins>
    </w:p>
    <w:p w14:paraId="744E9CE6" w14:textId="4C5EA38E" w:rsidR="00F023E1" w:rsidRDefault="00F023E1" w:rsidP="00186B5F">
      <w:pPr>
        <w:pStyle w:val="ListParagraph"/>
        <w:tabs>
          <w:tab w:val="left" w:pos="1134"/>
        </w:tabs>
        <w:spacing w:after="0" w:line="240" w:lineRule="auto"/>
        <w:ind w:left="0"/>
        <w:rPr>
          <w:ins w:id="648" w:author="DIPLARIS, Martha" w:date="2020-06-09T06:29:00Z"/>
          <w:rFonts w:ascii="Times New Roman" w:hAnsi="Times New Roman" w:cs="Times New Roman"/>
          <w:color w:val="C00000"/>
        </w:rPr>
      </w:pPr>
    </w:p>
    <w:p w14:paraId="65B56383" w14:textId="65D0E9A3" w:rsidR="00F023E1" w:rsidRDefault="00F023E1" w:rsidP="00186B5F">
      <w:pPr>
        <w:pStyle w:val="ListParagraph"/>
        <w:tabs>
          <w:tab w:val="left" w:pos="1134"/>
        </w:tabs>
        <w:spacing w:after="0" w:line="240" w:lineRule="auto"/>
        <w:ind w:left="0"/>
        <w:rPr>
          <w:rFonts w:ascii="Times New Roman" w:hAnsi="Times New Roman" w:cs="Times New Roman"/>
          <w:color w:val="C00000"/>
        </w:rPr>
      </w:pPr>
      <w:ins w:id="649" w:author="DIPLARIS, Martha" w:date="2020-06-09T06:29:00Z">
        <w:r>
          <w:rPr>
            <w:rFonts w:ascii="Times New Roman" w:hAnsi="Times New Roman" w:cs="Times New Roman"/>
            <w:color w:val="C00000"/>
          </w:rPr>
          <w:t>Must have the expression in the answer.</w:t>
        </w:r>
      </w:ins>
    </w:p>
    <w:p w14:paraId="6944B112" w14:textId="77777777" w:rsidR="00653729" w:rsidRPr="00186B5F" w:rsidRDefault="00653729" w:rsidP="00186B5F">
      <w:pPr>
        <w:pStyle w:val="ListParagraph"/>
        <w:tabs>
          <w:tab w:val="left" w:pos="1134"/>
        </w:tabs>
        <w:spacing w:after="0" w:line="240" w:lineRule="auto"/>
        <w:ind w:left="0"/>
        <w:rPr>
          <w:rFonts w:ascii="Times New Roman" w:hAnsi="Times New Roman" w:cs="Times New Roman"/>
          <w:color w:val="C00000"/>
        </w:rPr>
      </w:pPr>
    </w:p>
    <w:p w14:paraId="3BB26CA4" w14:textId="7A9507AB" w:rsidR="007E7F3B" w:rsidRPr="0084535A" w:rsidRDefault="0084535A" w:rsidP="0084535A">
      <w:pPr>
        <w:pStyle w:val="CommentText"/>
        <w:numPr>
          <w:ilvl w:val="0"/>
          <w:numId w:val="26"/>
        </w:numPr>
        <w:ind w:right="-472"/>
        <w:rPr>
          <w:rFonts w:ascii="Times New Roman" w:hAnsi="Times New Roman" w:cs="Times New Roman"/>
          <w:sz w:val="22"/>
          <w:szCs w:val="22"/>
        </w:rPr>
      </w:pPr>
      <w:r w:rsidRPr="0084535A">
        <w:rPr>
          <w:rFonts w:ascii="Times New Roman" w:hAnsi="Times New Roman" w:cs="Times New Roman"/>
          <w:sz w:val="22"/>
          <w:szCs w:val="22"/>
        </w:rPr>
        <w:t xml:space="preserve">Explain how the system will be affected by the addition of a catalyst at Point </w:t>
      </w:r>
      <w:r w:rsidRPr="0084535A">
        <w:rPr>
          <w:rFonts w:ascii="Times New Roman" w:hAnsi="Times New Roman" w:cs="Times New Roman"/>
          <w:b/>
          <w:sz w:val="22"/>
          <w:szCs w:val="22"/>
        </w:rPr>
        <w:t>B</w:t>
      </w:r>
      <w:r w:rsidRPr="0084535A">
        <w:rPr>
          <w:rFonts w:ascii="Times New Roman" w:hAnsi="Times New Roman" w:cs="Times New Roman"/>
          <w:sz w:val="22"/>
          <w:szCs w:val="22"/>
        </w:rPr>
        <w:t>.</w:t>
      </w:r>
      <w:r>
        <w:rPr>
          <w:rFonts w:ascii="Times New Roman" w:hAnsi="Times New Roman" w:cs="Times New Roman"/>
          <w:sz w:val="22"/>
          <w:szCs w:val="22"/>
        </w:rPr>
        <w:t xml:space="preserve"> (1 mark)</w:t>
      </w:r>
    </w:p>
    <w:p w14:paraId="105372C3" w14:textId="27DCAE1C" w:rsidR="007E7F3B" w:rsidRDefault="007E7F3B" w:rsidP="007E7F3B">
      <w:pPr>
        <w:pStyle w:val="ListParagraph"/>
        <w:tabs>
          <w:tab w:val="left" w:pos="1134"/>
        </w:tabs>
        <w:spacing w:after="0" w:line="240" w:lineRule="auto"/>
        <w:rPr>
          <w:rFonts w:ascii="Times New Roman" w:hAnsi="Times New Roman" w:cs="Times New Roman"/>
        </w:rPr>
      </w:pPr>
    </w:p>
    <w:p w14:paraId="58101FEB" w14:textId="5CE49751" w:rsidR="007E7F3B" w:rsidDel="00F023E1" w:rsidRDefault="007E7F3B" w:rsidP="007E7F3B">
      <w:pPr>
        <w:pStyle w:val="ListParagraph"/>
        <w:tabs>
          <w:tab w:val="left" w:pos="1134"/>
        </w:tabs>
        <w:spacing w:after="0" w:line="240" w:lineRule="auto"/>
        <w:rPr>
          <w:del w:id="650" w:author="DIPLARIS, Martha" w:date="2020-06-09T06:31:00Z"/>
          <w:rFonts w:ascii="Times New Roman" w:hAnsi="Times New Roman" w:cs="Times New Roman"/>
        </w:rPr>
      </w:pPr>
    </w:p>
    <w:tbl>
      <w:tblPr>
        <w:tblStyle w:val="TableGrid"/>
        <w:tblW w:w="9072" w:type="dxa"/>
        <w:tblInd w:w="-5" w:type="dxa"/>
        <w:tblBorders>
          <w:left w:val="none" w:sz="0" w:space="0" w:color="auto"/>
          <w:right w:val="none" w:sz="0" w:space="0" w:color="auto"/>
        </w:tblBorders>
        <w:tblLook w:val="04A0" w:firstRow="1" w:lastRow="0" w:firstColumn="1" w:lastColumn="0" w:noHBand="0" w:noVBand="1"/>
      </w:tblPr>
      <w:tblGrid>
        <w:gridCol w:w="9072"/>
      </w:tblGrid>
      <w:tr w:rsidR="007E7F3B" w:rsidDel="00F023E1" w14:paraId="6B41CE81" w14:textId="08772ECC" w:rsidTr="00CF0E6D">
        <w:trPr>
          <w:del w:id="651" w:author="DIPLARIS, Martha" w:date="2020-06-09T06:31:00Z"/>
        </w:trPr>
        <w:tc>
          <w:tcPr>
            <w:tcW w:w="9072" w:type="dxa"/>
          </w:tcPr>
          <w:p w14:paraId="2970E65A" w14:textId="488DF184" w:rsidR="007E7F3B" w:rsidDel="00F023E1" w:rsidRDefault="007E7F3B" w:rsidP="00CF0E6D">
            <w:pPr>
              <w:pStyle w:val="ListParagraph"/>
              <w:tabs>
                <w:tab w:val="left" w:pos="1134"/>
              </w:tabs>
              <w:spacing w:line="480" w:lineRule="auto"/>
              <w:ind w:left="0"/>
              <w:rPr>
                <w:del w:id="652" w:author="DIPLARIS, Martha" w:date="2020-06-09T06:31:00Z"/>
                <w:rFonts w:ascii="Times New Roman" w:hAnsi="Times New Roman" w:cs="Times New Roman"/>
              </w:rPr>
            </w:pPr>
          </w:p>
        </w:tc>
      </w:tr>
      <w:tr w:rsidR="007E7F3B" w:rsidDel="00F023E1" w14:paraId="3CA38596" w14:textId="59692942" w:rsidTr="00CF0E6D">
        <w:trPr>
          <w:del w:id="653" w:author="DIPLARIS, Martha" w:date="2020-06-09T06:31:00Z"/>
        </w:trPr>
        <w:tc>
          <w:tcPr>
            <w:tcW w:w="9072" w:type="dxa"/>
          </w:tcPr>
          <w:p w14:paraId="569C1376" w14:textId="5F4AF36B" w:rsidR="007E7F3B" w:rsidDel="00F023E1" w:rsidRDefault="007E7F3B" w:rsidP="00CF0E6D">
            <w:pPr>
              <w:pStyle w:val="ListParagraph"/>
              <w:tabs>
                <w:tab w:val="left" w:pos="1134"/>
              </w:tabs>
              <w:spacing w:line="480" w:lineRule="auto"/>
              <w:ind w:left="0"/>
              <w:rPr>
                <w:del w:id="654" w:author="DIPLARIS, Martha" w:date="2020-06-09T06:31:00Z"/>
                <w:rFonts w:ascii="Times New Roman" w:hAnsi="Times New Roman" w:cs="Times New Roman"/>
              </w:rPr>
            </w:pPr>
          </w:p>
        </w:tc>
      </w:tr>
      <w:tr w:rsidR="007E7F3B" w:rsidDel="00F023E1" w14:paraId="44FBAB10" w14:textId="44552F6E" w:rsidTr="00CF0E6D">
        <w:trPr>
          <w:del w:id="655" w:author="DIPLARIS, Martha" w:date="2020-06-09T06:31:00Z"/>
        </w:trPr>
        <w:tc>
          <w:tcPr>
            <w:tcW w:w="9072" w:type="dxa"/>
          </w:tcPr>
          <w:p w14:paraId="68489EA9" w14:textId="3260BD91" w:rsidR="007E7F3B" w:rsidDel="00F023E1" w:rsidRDefault="007E7F3B" w:rsidP="00CF0E6D">
            <w:pPr>
              <w:pStyle w:val="ListParagraph"/>
              <w:tabs>
                <w:tab w:val="left" w:pos="1134"/>
              </w:tabs>
              <w:spacing w:line="480" w:lineRule="auto"/>
              <w:ind w:left="0"/>
              <w:rPr>
                <w:del w:id="656" w:author="DIPLARIS, Martha" w:date="2020-06-09T06:31:00Z"/>
                <w:rFonts w:ascii="Times New Roman" w:hAnsi="Times New Roman" w:cs="Times New Roman"/>
              </w:rPr>
            </w:pPr>
          </w:p>
        </w:tc>
      </w:tr>
    </w:tbl>
    <w:p w14:paraId="75D2C3FE" w14:textId="77777777" w:rsidR="00F023E1" w:rsidRPr="00047FA3" w:rsidRDefault="00F023E1" w:rsidP="00F023E1">
      <w:pPr>
        <w:tabs>
          <w:tab w:val="left" w:pos="1134"/>
        </w:tabs>
        <w:spacing w:after="0" w:line="240" w:lineRule="auto"/>
        <w:ind w:right="-46"/>
        <w:rPr>
          <w:ins w:id="657" w:author="DIPLARIS, Martha" w:date="2020-06-09T06:31:00Z"/>
          <w:rFonts w:ascii="Times New Roman" w:hAnsi="Times New Roman" w:cs="Times New Roman"/>
          <w:color w:val="C00000"/>
        </w:rPr>
      </w:pPr>
      <w:ins w:id="658" w:author="DIPLARIS, Martha" w:date="2020-06-09T06:31:00Z">
        <w:r>
          <w:rPr>
            <w:rFonts w:ascii="Times New Roman" w:hAnsi="Times New Roman" w:cs="Times New Roman"/>
            <w:color w:val="C00000"/>
          </w:rPr>
          <w:t xml:space="preserve">A catalyst has </w:t>
        </w:r>
        <w:r w:rsidRPr="00047FA3">
          <w:rPr>
            <w:rFonts w:ascii="Times New Roman" w:hAnsi="Times New Roman" w:cs="Times New Roman"/>
            <w:b/>
            <w:color w:val="C00000"/>
          </w:rPr>
          <w:t>no effect</w:t>
        </w:r>
        <w:r>
          <w:rPr>
            <w:rFonts w:ascii="Times New Roman" w:hAnsi="Times New Roman" w:cs="Times New Roman"/>
            <w:color w:val="C00000"/>
          </w:rPr>
          <w:t xml:space="preserve"> on the position of equilibrium. It </w:t>
        </w:r>
        <w:r w:rsidRPr="00047FA3">
          <w:rPr>
            <w:rFonts w:ascii="Times New Roman" w:hAnsi="Times New Roman" w:cs="Times New Roman"/>
            <w:b/>
            <w:color w:val="C00000"/>
          </w:rPr>
          <w:t>only increases the rate</w:t>
        </w:r>
        <w:r>
          <w:rPr>
            <w:rFonts w:ascii="Times New Roman" w:hAnsi="Times New Roman" w:cs="Times New Roman"/>
            <w:color w:val="C00000"/>
          </w:rPr>
          <w:t xml:space="preserve"> at which equilibrium is achieved. (both bold parts for 1 mark)</w:t>
        </w:r>
      </w:ins>
    </w:p>
    <w:p w14:paraId="476F36E0" w14:textId="0191EB2C" w:rsidR="007E7F3B" w:rsidRDefault="007E7F3B" w:rsidP="007E7F3B">
      <w:pPr>
        <w:tabs>
          <w:tab w:val="left" w:pos="1134"/>
        </w:tabs>
        <w:spacing w:after="0" w:line="240" w:lineRule="auto"/>
        <w:rPr>
          <w:rFonts w:ascii="Times New Roman" w:hAnsi="Times New Roman" w:cs="Times New Roman"/>
        </w:rPr>
      </w:pPr>
    </w:p>
    <w:p w14:paraId="0ADB0676" w14:textId="4BBE6436" w:rsidR="007E7F3B" w:rsidDel="00F023E1" w:rsidRDefault="007E7F3B" w:rsidP="007E7F3B">
      <w:pPr>
        <w:tabs>
          <w:tab w:val="left" w:pos="1134"/>
        </w:tabs>
        <w:spacing w:after="0" w:line="240" w:lineRule="auto"/>
        <w:rPr>
          <w:del w:id="659" w:author="DIPLARIS, Martha" w:date="2020-06-09T06:31:00Z"/>
          <w:rFonts w:ascii="Times New Roman" w:hAnsi="Times New Roman" w:cs="Times New Roman"/>
          <w:color w:val="C00000"/>
        </w:rPr>
      </w:pPr>
    </w:p>
    <w:p w14:paraId="62174DEC" w14:textId="065DF3BA" w:rsidR="00653729" w:rsidRDefault="00653729" w:rsidP="007E7F3B">
      <w:pPr>
        <w:tabs>
          <w:tab w:val="left" w:pos="1134"/>
        </w:tabs>
        <w:spacing w:after="0" w:line="240" w:lineRule="auto"/>
        <w:rPr>
          <w:rFonts w:ascii="Times New Roman" w:hAnsi="Times New Roman" w:cs="Times New Roman"/>
          <w:color w:val="C00000"/>
        </w:rPr>
      </w:pPr>
    </w:p>
    <w:p w14:paraId="5D5BE9DB" w14:textId="7997A39B" w:rsidR="00653729" w:rsidRDefault="00653729" w:rsidP="007E7F3B">
      <w:pPr>
        <w:tabs>
          <w:tab w:val="left" w:pos="1134"/>
        </w:tabs>
        <w:spacing w:after="0" w:line="240" w:lineRule="auto"/>
        <w:rPr>
          <w:rFonts w:ascii="Times New Roman" w:hAnsi="Times New Roman" w:cs="Times New Roman"/>
          <w:color w:val="C00000"/>
        </w:rPr>
      </w:pPr>
    </w:p>
    <w:p w14:paraId="496C775B" w14:textId="55AC9749" w:rsidR="00653729" w:rsidDel="00F023E1" w:rsidRDefault="00653729" w:rsidP="007E7F3B">
      <w:pPr>
        <w:tabs>
          <w:tab w:val="left" w:pos="1134"/>
        </w:tabs>
        <w:spacing w:after="0" w:line="240" w:lineRule="auto"/>
        <w:rPr>
          <w:del w:id="660" w:author="DIPLARIS, Martha" w:date="2020-06-09T06:31:00Z"/>
          <w:rFonts w:ascii="Times New Roman" w:hAnsi="Times New Roman" w:cs="Times New Roman"/>
          <w:color w:val="C00000"/>
        </w:rPr>
      </w:pPr>
    </w:p>
    <w:p w14:paraId="59349C24" w14:textId="290BC453" w:rsidR="00653729" w:rsidDel="00F023E1" w:rsidRDefault="00653729" w:rsidP="007E7F3B">
      <w:pPr>
        <w:tabs>
          <w:tab w:val="left" w:pos="1134"/>
        </w:tabs>
        <w:spacing w:after="0" w:line="240" w:lineRule="auto"/>
        <w:rPr>
          <w:del w:id="661" w:author="DIPLARIS, Martha" w:date="2020-06-09T06:31:00Z"/>
          <w:rFonts w:ascii="Times New Roman" w:hAnsi="Times New Roman" w:cs="Times New Roman"/>
          <w:color w:val="C00000"/>
        </w:rPr>
      </w:pPr>
    </w:p>
    <w:p w14:paraId="43777E4B" w14:textId="084701E2" w:rsidR="00653729" w:rsidDel="00F023E1" w:rsidRDefault="00653729" w:rsidP="007E7F3B">
      <w:pPr>
        <w:tabs>
          <w:tab w:val="left" w:pos="1134"/>
        </w:tabs>
        <w:spacing w:after="0" w:line="240" w:lineRule="auto"/>
        <w:rPr>
          <w:del w:id="662" w:author="DIPLARIS, Martha" w:date="2020-06-09T06:31:00Z"/>
          <w:rFonts w:ascii="Times New Roman" w:hAnsi="Times New Roman" w:cs="Times New Roman"/>
          <w:color w:val="C00000"/>
        </w:rPr>
      </w:pPr>
    </w:p>
    <w:p w14:paraId="271FF326" w14:textId="3100EC2E" w:rsidR="00653729" w:rsidDel="00F023E1" w:rsidRDefault="00653729" w:rsidP="007E7F3B">
      <w:pPr>
        <w:tabs>
          <w:tab w:val="left" w:pos="1134"/>
        </w:tabs>
        <w:spacing w:after="0" w:line="240" w:lineRule="auto"/>
        <w:rPr>
          <w:del w:id="663" w:author="DIPLARIS, Martha" w:date="2020-06-09T06:31:00Z"/>
          <w:rFonts w:ascii="Times New Roman" w:hAnsi="Times New Roman" w:cs="Times New Roman"/>
          <w:color w:val="C00000"/>
        </w:rPr>
      </w:pPr>
    </w:p>
    <w:p w14:paraId="0B715F94" w14:textId="704786B5" w:rsidR="00653729" w:rsidDel="00F023E1" w:rsidRDefault="00653729" w:rsidP="007E7F3B">
      <w:pPr>
        <w:tabs>
          <w:tab w:val="left" w:pos="1134"/>
        </w:tabs>
        <w:spacing w:after="0" w:line="240" w:lineRule="auto"/>
        <w:rPr>
          <w:del w:id="664" w:author="DIPLARIS, Martha" w:date="2020-06-09T06:31:00Z"/>
          <w:rFonts w:ascii="Times New Roman" w:hAnsi="Times New Roman" w:cs="Times New Roman"/>
          <w:color w:val="C00000"/>
        </w:rPr>
      </w:pPr>
    </w:p>
    <w:p w14:paraId="10477458" w14:textId="6AAFC651" w:rsidR="00F857B5" w:rsidRPr="00C57036" w:rsidRDefault="00517293" w:rsidP="00F857B5">
      <w:pPr>
        <w:tabs>
          <w:tab w:val="left" w:pos="1134"/>
        </w:tabs>
        <w:spacing w:after="0" w:line="240" w:lineRule="auto"/>
        <w:rPr>
          <w:rFonts w:ascii="Times New Roman" w:hAnsi="Times New Roman" w:cs="Times New Roman"/>
          <w:b/>
        </w:rPr>
      </w:pPr>
      <w:r>
        <w:rPr>
          <w:rFonts w:ascii="Times New Roman" w:hAnsi="Times New Roman" w:cs="Times New Roman"/>
          <w:b/>
        </w:rPr>
        <w:t>Question 6</w:t>
      </w:r>
      <w:r w:rsidR="00374F48">
        <w:rPr>
          <w:rFonts w:ascii="Times New Roman" w:hAnsi="Times New Roman" w:cs="Times New Roman"/>
          <w:b/>
        </w:rPr>
        <w:t xml:space="preserve">     (4 marks)</w:t>
      </w:r>
    </w:p>
    <w:p w14:paraId="7D9A1731" w14:textId="04F81BFD" w:rsidR="00117285" w:rsidRPr="00AB545E" w:rsidRDefault="00AB545E" w:rsidP="00AB545E">
      <w:pPr>
        <w:tabs>
          <w:tab w:val="left" w:pos="1134"/>
        </w:tabs>
        <w:spacing w:after="0" w:line="240" w:lineRule="auto"/>
        <w:rPr>
          <w:rFonts w:ascii="Times New Roman" w:hAnsi="Times New Roman" w:cs="Times New Roman"/>
        </w:rPr>
      </w:pPr>
      <w:r>
        <w:rPr>
          <w:rFonts w:ascii="Times New Roman" w:hAnsi="Times New Roman" w:cs="Times New Roman"/>
        </w:rPr>
        <w:t xml:space="preserve">4.00 </w:t>
      </w:r>
      <w:r w:rsidR="00C57036" w:rsidRPr="00AB545E">
        <w:rPr>
          <w:rFonts w:ascii="Times New Roman" w:hAnsi="Times New Roman" w:cs="Times New Roman"/>
        </w:rPr>
        <w:t>mol of HI(g) was added to an evacuated 2.00L reaction vessel and allowed to reach equilibrium at a constant temperature, ac</w:t>
      </w:r>
      <w:r>
        <w:rPr>
          <w:rFonts w:ascii="Times New Roman" w:hAnsi="Times New Roman" w:cs="Times New Roman"/>
        </w:rPr>
        <w:t xml:space="preserve">cording to </w:t>
      </w:r>
      <w:r w:rsidR="00C57036" w:rsidRPr="00AB545E">
        <w:rPr>
          <w:rFonts w:ascii="Times New Roman" w:hAnsi="Times New Roman" w:cs="Times New Roman"/>
        </w:rPr>
        <w:t>the equation:</w:t>
      </w:r>
    </w:p>
    <w:p w14:paraId="47D561BD" w14:textId="12DF6099" w:rsidR="00C57036" w:rsidRDefault="00C57036" w:rsidP="00C57036">
      <w:pPr>
        <w:pStyle w:val="ListParagraph"/>
        <w:tabs>
          <w:tab w:val="left" w:pos="1134"/>
        </w:tabs>
        <w:spacing w:after="0" w:line="240" w:lineRule="auto"/>
        <w:ind w:left="567" w:hanging="567"/>
        <w:jc w:val="center"/>
        <w:rPr>
          <w:rFonts w:ascii="Times New Roman" w:hAnsi="Times New Roman" w:cs="Times New Roman"/>
        </w:rPr>
      </w:pPr>
      <w:r>
        <w:rPr>
          <w:rFonts w:ascii="Times New Roman" w:hAnsi="Times New Roman" w:cs="Times New Roman"/>
        </w:rPr>
        <w:t xml:space="preserve">2HI (g)      </w:t>
      </w:r>
      <m:oMath>
        <m:r>
          <w:rPr>
            <w:rFonts w:ascii="Cambria Math" w:hAnsi="Cambria Math" w:cs="Times New Roman"/>
          </w:rPr>
          <m:t>⇌</m:t>
        </m:r>
      </m:oMath>
      <w:r w:rsidR="004B0A44">
        <w:rPr>
          <w:rFonts w:ascii="Times New Roman" w:eastAsiaTheme="minorEastAsia" w:hAnsi="Times New Roman" w:cs="Times New Roman"/>
        </w:rPr>
        <w:t xml:space="preserve"> </w:t>
      </w:r>
      <w:r>
        <w:rPr>
          <w:rFonts w:ascii="Times New Roman" w:hAnsi="Times New Roman" w:cs="Times New Roman"/>
          <w:sz w:val="36"/>
          <w:szCs w:val="36"/>
        </w:rPr>
        <w:t xml:space="preserve">     </w:t>
      </w:r>
      <w:r w:rsidRPr="00C57036">
        <w:rPr>
          <w:rFonts w:ascii="Times New Roman" w:hAnsi="Times New Roman" w:cs="Times New Roman"/>
        </w:rPr>
        <w:t>H</w:t>
      </w:r>
      <w:r w:rsidRPr="00C57036">
        <w:rPr>
          <w:rFonts w:ascii="Times New Roman" w:hAnsi="Times New Roman" w:cs="Times New Roman"/>
          <w:vertAlign w:val="subscript"/>
        </w:rPr>
        <w:t>2</w:t>
      </w:r>
      <w:r w:rsidRPr="00C57036">
        <w:rPr>
          <w:rFonts w:ascii="Times New Roman" w:hAnsi="Times New Roman" w:cs="Times New Roman"/>
        </w:rPr>
        <w:t>(g)    + I</w:t>
      </w:r>
      <w:r w:rsidRPr="00C57036">
        <w:rPr>
          <w:rFonts w:ascii="Times New Roman" w:hAnsi="Times New Roman" w:cs="Times New Roman"/>
          <w:vertAlign w:val="subscript"/>
        </w:rPr>
        <w:t>2</w:t>
      </w:r>
      <w:r w:rsidRPr="00C57036">
        <w:rPr>
          <w:rFonts w:ascii="Times New Roman" w:hAnsi="Times New Roman" w:cs="Times New Roman"/>
        </w:rPr>
        <w:t xml:space="preserve"> (g)</w:t>
      </w:r>
    </w:p>
    <w:p w14:paraId="6D34BA76" w14:textId="0DE54C64" w:rsidR="00C57036" w:rsidRDefault="00C57036" w:rsidP="00C57036">
      <w:pPr>
        <w:pStyle w:val="ListParagraph"/>
        <w:tabs>
          <w:tab w:val="left" w:pos="1134"/>
        </w:tabs>
        <w:spacing w:after="0" w:line="240" w:lineRule="auto"/>
        <w:ind w:left="567" w:hanging="567"/>
        <w:rPr>
          <w:rFonts w:ascii="Times New Roman" w:hAnsi="Times New Roman" w:cs="Times New Roman"/>
        </w:rPr>
      </w:pPr>
    </w:p>
    <w:p w14:paraId="30B03E9E" w14:textId="431E414D" w:rsidR="00C57036" w:rsidRDefault="00C57036" w:rsidP="00C57036">
      <w:pPr>
        <w:pStyle w:val="ListParagraph"/>
        <w:tabs>
          <w:tab w:val="left" w:pos="1134"/>
        </w:tabs>
        <w:spacing w:after="0" w:line="240" w:lineRule="auto"/>
        <w:ind w:left="567" w:hanging="567"/>
        <w:rPr>
          <w:rFonts w:ascii="Times New Roman" w:hAnsi="Times New Roman" w:cs="Times New Roman"/>
        </w:rPr>
      </w:pPr>
      <w:r>
        <w:rPr>
          <w:rFonts w:ascii="Times New Roman" w:hAnsi="Times New Roman" w:cs="Times New Roman"/>
        </w:rPr>
        <w:t>At equilibrium, 0.25 mol of I</w:t>
      </w:r>
      <w:r w:rsidRPr="00C57036">
        <w:rPr>
          <w:rFonts w:ascii="Times New Roman" w:hAnsi="Times New Roman" w:cs="Times New Roman"/>
          <w:vertAlign w:val="subscript"/>
        </w:rPr>
        <w:t>2</w:t>
      </w:r>
      <w:r>
        <w:rPr>
          <w:rFonts w:ascii="Times New Roman" w:hAnsi="Times New Roman" w:cs="Times New Roman"/>
        </w:rPr>
        <w:t xml:space="preserve"> formed.</w:t>
      </w:r>
    </w:p>
    <w:p w14:paraId="7ABBF951" w14:textId="6F9EA031" w:rsidR="00C57036" w:rsidRDefault="00C57036" w:rsidP="00C57036">
      <w:pPr>
        <w:pStyle w:val="ListParagraph"/>
        <w:tabs>
          <w:tab w:val="left" w:pos="1134"/>
        </w:tabs>
        <w:spacing w:after="0" w:line="240" w:lineRule="auto"/>
        <w:ind w:left="567" w:hanging="567"/>
        <w:rPr>
          <w:rFonts w:ascii="Times New Roman" w:hAnsi="Times New Roman" w:cs="Times New Roman"/>
        </w:rPr>
      </w:pPr>
      <w:r>
        <w:rPr>
          <w:rFonts w:ascii="Times New Roman" w:hAnsi="Times New Roman" w:cs="Times New Roman"/>
        </w:rPr>
        <w:t>Calculate the equilibrium constant for the reaction.</w:t>
      </w:r>
    </w:p>
    <w:p w14:paraId="33746DF7" w14:textId="77777777" w:rsidR="00C57036" w:rsidRDefault="00C57036" w:rsidP="00C57036">
      <w:pPr>
        <w:pStyle w:val="ListParagraph"/>
        <w:tabs>
          <w:tab w:val="left" w:pos="1134"/>
        </w:tabs>
        <w:spacing w:after="0" w:line="240" w:lineRule="auto"/>
        <w:ind w:left="567" w:hanging="567"/>
        <w:rPr>
          <w:rFonts w:ascii="Times New Roman" w:hAnsi="Times New Roman" w:cs="Times New Roman"/>
        </w:rPr>
      </w:pPr>
    </w:p>
    <w:p w14:paraId="0B4E9E7A" w14:textId="77777777" w:rsidR="00C57036" w:rsidRDefault="00C57036" w:rsidP="00C57036">
      <w:pPr>
        <w:pStyle w:val="ListParagraph"/>
        <w:tabs>
          <w:tab w:val="left" w:pos="1134"/>
        </w:tabs>
        <w:spacing w:after="0" w:line="240" w:lineRule="auto"/>
        <w:ind w:left="567" w:hanging="567"/>
        <w:rPr>
          <w:rFonts w:ascii="Times New Roman" w:hAnsi="Times New Roman" w:cs="Times New Roman"/>
        </w:rPr>
      </w:pPr>
    </w:p>
    <w:p w14:paraId="79A51BAD" w14:textId="7F1BB56C" w:rsidR="00C57036" w:rsidRPr="00C57036" w:rsidDel="00F023E1" w:rsidRDefault="00C57036" w:rsidP="00C57036">
      <w:pPr>
        <w:pStyle w:val="ListParagraph"/>
        <w:tabs>
          <w:tab w:val="left" w:pos="1134"/>
        </w:tabs>
        <w:spacing w:after="0" w:line="240" w:lineRule="auto"/>
        <w:ind w:left="567" w:hanging="567"/>
        <w:rPr>
          <w:del w:id="665" w:author="DIPLARIS, Martha" w:date="2020-06-09T06:31:00Z"/>
          <w:rFonts w:ascii="Times New Roman" w:hAnsi="Times New Roman" w:cs="Times New Roman"/>
        </w:rPr>
      </w:pPr>
    </w:p>
    <w:tbl>
      <w:tblPr>
        <w:tblStyle w:val="TableGrid"/>
        <w:tblW w:w="0" w:type="auto"/>
        <w:tblInd w:w="-5" w:type="dxa"/>
        <w:tblBorders>
          <w:left w:val="none" w:sz="0" w:space="0" w:color="auto"/>
          <w:right w:val="none" w:sz="0" w:space="0" w:color="auto"/>
        </w:tblBorders>
        <w:tblLook w:val="04A0" w:firstRow="1" w:lastRow="0" w:firstColumn="1" w:lastColumn="0" w:noHBand="0" w:noVBand="1"/>
      </w:tblPr>
      <w:tblGrid>
        <w:gridCol w:w="9021"/>
      </w:tblGrid>
      <w:tr w:rsidR="00C57036" w:rsidRPr="00C57036" w:rsidDel="00F023E1" w14:paraId="0A632EA3" w14:textId="154D7370" w:rsidTr="00C57036">
        <w:trPr>
          <w:del w:id="666" w:author="DIPLARIS, Martha" w:date="2020-06-09T06:31:00Z"/>
        </w:trPr>
        <w:tc>
          <w:tcPr>
            <w:tcW w:w="9021" w:type="dxa"/>
          </w:tcPr>
          <w:p w14:paraId="558C81FA" w14:textId="650BEB44" w:rsidR="00C57036" w:rsidRPr="00C57036" w:rsidDel="00F023E1" w:rsidRDefault="00C57036" w:rsidP="00C57036">
            <w:pPr>
              <w:pStyle w:val="ListParagraph"/>
              <w:tabs>
                <w:tab w:val="left" w:pos="1134"/>
              </w:tabs>
              <w:spacing w:line="480" w:lineRule="auto"/>
              <w:ind w:left="0"/>
              <w:rPr>
                <w:del w:id="667" w:author="DIPLARIS, Martha" w:date="2020-06-09T06:31:00Z"/>
                <w:rFonts w:ascii="Times New Roman" w:hAnsi="Times New Roman" w:cs="Times New Roman"/>
              </w:rPr>
            </w:pPr>
          </w:p>
        </w:tc>
      </w:tr>
      <w:tr w:rsidR="00C57036" w:rsidRPr="00C57036" w:rsidDel="00F023E1" w14:paraId="2E138C25" w14:textId="088BA395" w:rsidTr="00C57036">
        <w:trPr>
          <w:del w:id="668" w:author="DIPLARIS, Martha" w:date="2020-06-09T06:31:00Z"/>
        </w:trPr>
        <w:tc>
          <w:tcPr>
            <w:tcW w:w="9021" w:type="dxa"/>
          </w:tcPr>
          <w:p w14:paraId="1A00DC63" w14:textId="57523A19" w:rsidR="00C57036" w:rsidRPr="00C57036" w:rsidDel="00F023E1" w:rsidRDefault="00C57036" w:rsidP="00C57036">
            <w:pPr>
              <w:pStyle w:val="ListParagraph"/>
              <w:tabs>
                <w:tab w:val="left" w:pos="1134"/>
              </w:tabs>
              <w:spacing w:line="480" w:lineRule="auto"/>
              <w:ind w:left="0"/>
              <w:rPr>
                <w:del w:id="669" w:author="DIPLARIS, Martha" w:date="2020-06-09T06:31:00Z"/>
                <w:rFonts w:ascii="Times New Roman" w:hAnsi="Times New Roman" w:cs="Times New Roman"/>
              </w:rPr>
            </w:pPr>
          </w:p>
        </w:tc>
      </w:tr>
      <w:tr w:rsidR="00C57036" w:rsidRPr="00C57036" w:rsidDel="00F023E1" w14:paraId="3A768478" w14:textId="13CD72E4" w:rsidTr="00C57036">
        <w:trPr>
          <w:del w:id="670" w:author="DIPLARIS, Martha" w:date="2020-06-09T06:31:00Z"/>
        </w:trPr>
        <w:tc>
          <w:tcPr>
            <w:tcW w:w="9021" w:type="dxa"/>
          </w:tcPr>
          <w:p w14:paraId="3EF43A8A" w14:textId="700F3E14" w:rsidR="00C57036" w:rsidRPr="00C57036" w:rsidDel="00F023E1" w:rsidRDefault="00C57036" w:rsidP="00C57036">
            <w:pPr>
              <w:pStyle w:val="ListParagraph"/>
              <w:tabs>
                <w:tab w:val="left" w:pos="1134"/>
              </w:tabs>
              <w:spacing w:line="480" w:lineRule="auto"/>
              <w:ind w:left="0"/>
              <w:rPr>
                <w:del w:id="671" w:author="DIPLARIS, Martha" w:date="2020-06-09T06:31:00Z"/>
                <w:rFonts w:ascii="Times New Roman" w:hAnsi="Times New Roman" w:cs="Times New Roman"/>
              </w:rPr>
            </w:pPr>
          </w:p>
        </w:tc>
      </w:tr>
      <w:tr w:rsidR="00C57036" w:rsidRPr="00C57036" w:rsidDel="00F023E1" w14:paraId="69768FC1" w14:textId="36103B14" w:rsidTr="00C57036">
        <w:trPr>
          <w:del w:id="672" w:author="DIPLARIS, Martha" w:date="2020-06-09T06:31:00Z"/>
        </w:trPr>
        <w:tc>
          <w:tcPr>
            <w:tcW w:w="9021" w:type="dxa"/>
          </w:tcPr>
          <w:p w14:paraId="6FC4BC3E" w14:textId="4BBD3E6A" w:rsidR="00C57036" w:rsidRPr="00C57036" w:rsidDel="00F023E1" w:rsidRDefault="00C57036" w:rsidP="00C57036">
            <w:pPr>
              <w:pStyle w:val="ListParagraph"/>
              <w:tabs>
                <w:tab w:val="left" w:pos="1134"/>
              </w:tabs>
              <w:spacing w:line="480" w:lineRule="auto"/>
              <w:ind w:left="0"/>
              <w:rPr>
                <w:del w:id="673" w:author="DIPLARIS, Martha" w:date="2020-06-09T06:31:00Z"/>
                <w:rFonts w:ascii="Times New Roman" w:hAnsi="Times New Roman" w:cs="Times New Roman"/>
              </w:rPr>
            </w:pPr>
          </w:p>
        </w:tc>
      </w:tr>
      <w:tr w:rsidR="00C57036" w:rsidRPr="00C57036" w:rsidDel="00F023E1" w14:paraId="26C48404" w14:textId="3E4D3A5C" w:rsidTr="00C57036">
        <w:trPr>
          <w:del w:id="674" w:author="DIPLARIS, Martha" w:date="2020-06-09T06:31:00Z"/>
        </w:trPr>
        <w:tc>
          <w:tcPr>
            <w:tcW w:w="9021" w:type="dxa"/>
          </w:tcPr>
          <w:p w14:paraId="10945D1B" w14:textId="27B74E8D" w:rsidR="00C57036" w:rsidRPr="00C57036" w:rsidDel="00F023E1" w:rsidRDefault="00C57036" w:rsidP="00C57036">
            <w:pPr>
              <w:pStyle w:val="ListParagraph"/>
              <w:tabs>
                <w:tab w:val="left" w:pos="1134"/>
              </w:tabs>
              <w:spacing w:line="480" w:lineRule="auto"/>
              <w:ind w:left="0"/>
              <w:rPr>
                <w:del w:id="675" w:author="DIPLARIS, Martha" w:date="2020-06-09T06:31:00Z"/>
                <w:rFonts w:ascii="Times New Roman" w:hAnsi="Times New Roman" w:cs="Times New Roman"/>
              </w:rPr>
            </w:pPr>
          </w:p>
        </w:tc>
      </w:tr>
      <w:tr w:rsidR="00C57036" w:rsidRPr="00C57036" w:rsidDel="00F023E1" w14:paraId="7577E843" w14:textId="1AFAAD91" w:rsidTr="00C57036">
        <w:trPr>
          <w:del w:id="676" w:author="DIPLARIS, Martha" w:date="2020-06-09T06:31:00Z"/>
        </w:trPr>
        <w:tc>
          <w:tcPr>
            <w:tcW w:w="9021" w:type="dxa"/>
          </w:tcPr>
          <w:p w14:paraId="1EF343AC" w14:textId="33C4ABAC" w:rsidR="00C57036" w:rsidRPr="00C57036" w:rsidDel="00F023E1" w:rsidRDefault="00C57036" w:rsidP="00C57036">
            <w:pPr>
              <w:pStyle w:val="ListParagraph"/>
              <w:tabs>
                <w:tab w:val="left" w:pos="1134"/>
              </w:tabs>
              <w:spacing w:line="480" w:lineRule="auto"/>
              <w:ind w:left="0"/>
              <w:rPr>
                <w:del w:id="677" w:author="DIPLARIS, Martha" w:date="2020-06-09T06:31:00Z"/>
                <w:rFonts w:ascii="Times New Roman" w:hAnsi="Times New Roman" w:cs="Times New Roman"/>
              </w:rPr>
            </w:pPr>
          </w:p>
        </w:tc>
      </w:tr>
    </w:tbl>
    <w:p w14:paraId="22FFAE20" w14:textId="77777777" w:rsidR="00F023E1" w:rsidRDefault="00F023E1" w:rsidP="00F023E1">
      <w:pPr>
        <w:pStyle w:val="ListParagraph"/>
        <w:tabs>
          <w:tab w:val="left" w:pos="1134"/>
        </w:tabs>
        <w:spacing w:after="0" w:line="240" w:lineRule="auto"/>
        <w:ind w:left="567" w:hanging="567"/>
        <w:rPr>
          <w:ins w:id="678" w:author="DIPLARIS, Martha" w:date="2020-06-09T06:31:00Z"/>
          <w:rFonts w:ascii="Times New Roman" w:hAnsi="Times New Roman" w:cs="Times New Roman"/>
          <w:color w:val="C00000"/>
        </w:rPr>
      </w:pPr>
      <w:ins w:id="679" w:author="DIPLARIS, Martha" w:date="2020-06-09T06:31:00Z">
        <w:r w:rsidRPr="00C57036">
          <w:rPr>
            <w:rFonts w:ascii="Times New Roman" w:hAnsi="Times New Roman" w:cs="Times New Roman"/>
            <w:color w:val="C00000"/>
          </w:rPr>
          <w:t>Solution:</w:t>
        </w:r>
      </w:ins>
    </w:p>
    <w:p w14:paraId="45C7CF40" w14:textId="77777777" w:rsidR="00F023E1" w:rsidRDefault="00F023E1" w:rsidP="00F023E1">
      <w:pPr>
        <w:pStyle w:val="ListParagraph"/>
        <w:tabs>
          <w:tab w:val="left" w:pos="1134"/>
        </w:tabs>
        <w:spacing w:after="0" w:line="240" w:lineRule="auto"/>
        <w:ind w:left="567" w:hanging="567"/>
        <w:rPr>
          <w:ins w:id="680" w:author="DIPLARIS, Martha" w:date="2020-06-09T06:31:00Z"/>
          <w:rFonts w:ascii="Times New Roman" w:hAnsi="Times New Roman" w:cs="Times New Roman"/>
          <w:color w:val="C00000"/>
        </w:rPr>
      </w:pPr>
    </w:p>
    <w:p w14:paraId="1D66AAFC" w14:textId="77777777" w:rsidR="00F023E1" w:rsidRDefault="00F023E1" w:rsidP="00F023E1">
      <w:pPr>
        <w:pStyle w:val="ListParagraph"/>
        <w:tabs>
          <w:tab w:val="left" w:pos="1134"/>
        </w:tabs>
        <w:spacing w:after="0" w:line="240" w:lineRule="auto"/>
        <w:ind w:left="567" w:hanging="567"/>
        <w:rPr>
          <w:ins w:id="681" w:author="DIPLARIS, Martha" w:date="2020-06-09T06:31:00Z"/>
          <w:rFonts w:ascii="Times New Roman" w:hAnsi="Times New Roman" w:cs="Times New Roman"/>
          <w:color w:val="C00000"/>
        </w:rPr>
      </w:pPr>
      <w:ins w:id="682" w:author="DIPLARIS, Martha" w:date="2020-06-09T06:31:00Z">
        <w:r>
          <w:rPr>
            <w:rFonts w:ascii="Times New Roman" w:hAnsi="Times New Roman" w:cs="Times New Roman"/>
            <w:color w:val="C00000"/>
          </w:rPr>
          <w:t xml:space="preserve">                                                                                                                          V = 2.0 L vessel</w:t>
        </w:r>
      </w:ins>
    </w:p>
    <w:p w14:paraId="06BA4C22" w14:textId="77777777" w:rsidR="00F023E1" w:rsidRDefault="00F023E1" w:rsidP="00F023E1">
      <w:pPr>
        <w:pStyle w:val="ListParagraph"/>
        <w:tabs>
          <w:tab w:val="left" w:pos="1134"/>
        </w:tabs>
        <w:spacing w:after="0" w:line="240" w:lineRule="auto"/>
        <w:ind w:left="567" w:hanging="567"/>
        <w:rPr>
          <w:ins w:id="683" w:author="DIPLARIS, Martha" w:date="2020-06-09T06:31:00Z"/>
          <w:rFonts w:ascii="Times New Roman" w:hAnsi="Times New Roman" w:cs="Times New Roman"/>
          <w:color w:val="C00000"/>
        </w:rPr>
      </w:pPr>
    </w:p>
    <w:tbl>
      <w:tblPr>
        <w:tblStyle w:val="TableGrid"/>
        <w:tblW w:w="9356" w:type="dxa"/>
        <w:tblInd w:w="-5" w:type="dxa"/>
        <w:tblLook w:val="04A0" w:firstRow="1" w:lastRow="0" w:firstColumn="1" w:lastColumn="0" w:noHBand="0" w:noVBand="1"/>
      </w:tblPr>
      <w:tblGrid>
        <w:gridCol w:w="1464"/>
        <w:gridCol w:w="2820"/>
        <w:gridCol w:w="2138"/>
        <w:gridCol w:w="2934"/>
      </w:tblGrid>
      <w:tr w:rsidR="00F023E1" w14:paraId="3F93CCB4" w14:textId="77777777" w:rsidTr="00295092">
        <w:trPr>
          <w:ins w:id="684" w:author="DIPLARIS, Martha" w:date="2020-06-09T06:31:00Z"/>
        </w:trPr>
        <w:tc>
          <w:tcPr>
            <w:tcW w:w="1280" w:type="dxa"/>
          </w:tcPr>
          <w:p w14:paraId="34076BE0" w14:textId="77777777" w:rsidR="00F023E1" w:rsidRDefault="00F023E1" w:rsidP="00295092">
            <w:pPr>
              <w:pStyle w:val="ListParagraph"/>
              <w:tabs>
                <w:tab w:val="left" w:pos="1134"/>
              </w:tabs>
              <w:ind w:left="0"/>
              <w:jc w:val="center"/>
              <w:rPr>
                <w:ins w:id="685" w:author="DIPLARIS, Martha" w:date="2020-06-09T06:31:00Z"/>
                <w:rFonts w:ascii="Times New Roman" w:hAnsi="Times New Roman" w:cs="Times New Roman"/>
              </w:rPr>
            </w:pPr>
          </w:p>
        </w:tc>
        <w:tc>
          <w:tcPr>
            <w:tcW w:w="2896" w:type="dxa"/>
          </w:tcPr>
          <w:p w14:paraId="1BC23AB5" w14:textId="77777777" w:rsidR="00F023E1" w:rsidRPr="00C57036" w:rsidRDefault="00F023E1" w:rsidP="00295092">
            <w:pPr>
              <w:pStyle w:val="ListParagraph"/>
              <w:tabs>
                <w:tab w:val="left" w:pos="1134"/>
              </w:tabs>
              <w:ind w:left="0"/>
              <w:rPr>
                <w:ins w:id="686" w:author="DIPLARIS, Martha" w:date="2020-06-09T06:31:00Z"/>
                <w:rFonts w:ascii="Times New Roman" w:hAnsi="Times New Roman" w:cs="Times New Roman"/>
                <w:color w:val="C00000"/>
              </w:rPr>
            </w:pPr>
            <w:ins w:id="687" w:author="DIPLARIS, Martha" w:date="2020-06-09T06:31:00Z">
              <w:r w:rsidRPr="00C57036">
                <w:rPr>
                  <w:rFonts w:ascii="Times New Roman" w:hAnsi="Times New Roman" w:cs="Times New Roman"/>
                  <w:color w:val="C00000"/>
                </w:rPr>
                <w:t xml:space="preserve">           2HI (g)           </w:t>
              </w:r>
              <m:oMath>
                <m:r>
                  <w:rPr>
                    <w:rFonts w:ascii="Cambria Math" w:hAnsi="Cambria Math" w:cs="Times New Roman"/>
                    <w:color w:val="C00000"/>
                    <w:sz w:val="32"/>
                    <w:szCs w:val="32"/>
                  </w:rPr>
                  <m:t>⇌</m:t>
                </m:r>
              </m:oMath>
            </w:ins>
          </w:p>
        </w:tc>
        <w:tc>
          <w:tcPr>
            <w:tcW w:w="2178" w:type="dxa"/>
          </w:tcPr>
          <w:p w14:paraId="0552EC6D" w14:textId="77777777" w:rsidR="00F023E1" w:rsidRPr="00C57036" w:rsidRDefault="00F023E1" w:rsidP="00295092">
            <w:pPr>
              <w:pStyle w:val="ListParagraph"/>
              <w:tabs>
                <w:tab w:val="left" w:pos="1134"/>
              </w:tabs>
              <w:ind w:left="0"/>
              <w:jc w:val="center"/>
              <w:rPr>
                <w:ins w:id="688" w:author="DIPLARIS, Martha" w:date="2020-06-09T06:31:00Z"/>
                <w:rFonts w:ascii="Times New Roman" w:hAnsi="Times New Roman" w:cs="Times New Roman"/>
                <w:color w:val="C00000"/>
              </w:rPr>
            </w:pPr>
            <w:ins w:id="689" w:author="DIPLARIS, Martha" w:date="2020-06-09T06:31:00Z">
              <w:r w:rsidRPr="00C57036">
                <w:rPr>
                  <w:rFonts w:ascii="Times New Roman" w:hAnsi="Times New Roman" w:cs="Times New Roman"/>
                  <w:color w:val="C00000"/>
                </w:rPr>
                <w:t>H</w:t>
              </w:r>
              <w:r w:rsidRPr="00C57036">
                <w:rPr>
                  <w:rFonts w:ascii="Times New Roman" w:hAnsi="Times New Roman" w:cs="Times New Roman"/>
                  <w:color w:val="C00000"/>
                  <w:vertAlign w:val="subscript"/>
                </w:rPr>
                <w:t>2</w:t>
              </w:r>
              <w:r w:rsidRPr="00C57036">
                <w:rPr>
                  <w:rFonts w:ascii="Times New Roman" w:hAnsi="Times New Roman" w:cs="Times New Roman"/>
                  <w:color w:val="C00000"/>
                </w:rPr>
                <w:t>(g)</w:t>
              </w:r>
            </w:ins>
          </w:p>
        </w:tc>
        <w:tc>
          <w:tcPr>
            <w:tcW w:w="3002" w:type="dxa"/>
          </w:tcPr>
          <w:p w14:paraId="5944CDB0" w14:textId="77777777" w:rsidR="00F023E1" w:rsidRPr="00C57036" w:rsidRDefault="00F023E1" w:rsidP="00295092">
            <w:pPr>
              <w:pStyle w:val="ListParagraph"/>
              <w:tabs>
                <w:tab w:val="left" w:pos="1134"/>
              </w:tabs>
              <w:ind w:left="0"/>
              <w:jc w:val="center"/>
              <w:rPr>
                <w:ins w:id="690" w:author="DIPLARIS, Martha" w:date="2020-06-09T06:31:00Z"/>
                <w:rFonts w:ascii="Times New Roman" w:hAnsi="Times New Roman" w:cs="Times New Roman"/>
                <w:color w:val="C00000"/>
              </w:rPr>
            </w:pPr>
            <w:ins w:id="691" w:author="DIPLARIS, Martha" w:date="2020-06-09T06:31:00Z">
              <w:r w:rsidRPr="00C57036">
                <w:rPr>
                  <w:rFonts w:ascii="Times New Roman" w:hAnsi="Times New Roman" w:cs="Times New Roman"/>
                  <w:color w:val="C00000"/>
                </w:rPr>
                <w:t>+ I</w:t>
              </w:r>
              <w:r w:rsidRPr="00C57036">
                <w:rPr>
                  <w:rFonts w:ascii="Times New Roman" w:hAnsi="Times New Roman" w:cs="Times New Roman"/>
                  <w:color w:val="C00000"/>
                  <w:vertAlign w:val="subscript"/>
                </w:rPr>
                <w:t>2</w:t>
              </w:r>
              <w:r w:rsidRPr="00C57036">
                <w:rPr>
                  <w:rFonts w:ascii="Times New Roman" w:hAnsi="Times New Roman" w:cs="Times New Roman"/>
                  <w:color w:val="C00000"/>
                </w:rPr>
                <w:t xml:space="preserve"> (g)</w:t>
              </w:r>
            </w:ins>
          </w:p>
        </w:tc>
      </w:tr>
      <w:tr w:rsidR="00F023E1" w14:paraId="14DB08DE" w14:textId="77777777" w:rsidTr="00295092">
        <w:trPr>
          <w:ins w:id="692" w:author="DIPLARIS, Martha" w:date="2020-06-09T06:31:00Z"/>
        </w:trPr>
        <w:tc>
          <w:tcPr>
            <w:tcW w:w="1280" w:type="dxa"/>
          </w:tcPr>
          <w:p w14:paraId="2420E138" w14:textId="77777777" w:rsidR="00F023E1" w:rsidRDefault="00F023E1" w:rsidP="00295092">
            <w:pPr>
              <w:pStyle w:val="ListParagraph"/>
              <w:tabs>
                <w:tab w:val="left" w:pos="1134"/>
              </w:tabs>
              <w:ind w:left="0"/>
              <w:rPr>
                <w:ins w:id="693" w:author="DIPLARIS, Martha" w:date="2020-06-09T06:31:00Z"/>
                <w:rFonts w:ascii="Times New Roman" w:hAnsi="Times New Roman" w:cs="Times New Roman"/>
                <w:color w:val="C00000"/>
              </w:rPr>
            </w:pPr>
            <w:ins w:id="694" w:author="DIPLARIS, Martha" w:date="2020-06-09T06:31:00Z">
              <w:r>
                <w:rPr>
                  <w:rFonts w:ascii="Times New Roman" w:hAnsi="Times New Roman" w:cs="Times New Roman"/>
                  <w:color w:val="C00000"/>
                </w:rPr>
                <w:t>Initial</w:t>
              </w:r>
            </w:ins>
          </w:p>
        </w:tc>
        <w:tc>
          <w:tcPr>
            <w:tcW w:w="2896" w:type="dxa"/>
          </w:tcPr>
          <w:p w14:paraId="1C6CF44B" w14:textId="77777777" w:rsidR="00F023E1" w:rsidRPr="00C57036" w:rsidRDefault="00F023E1" w:rsidP="00295092">
            <w:pPr>
              <w:pStyle w:val="ListParagraph"/>
              <w:tabs>
                <w:tab w:val="left" w:pos="1134"/>
              </w:tabs>
              <w:ind w:left="0"/>
              <w:jc w:val="center"/>
              <w:rPr>
                <w:ins w:id="695" w:author="DIPLARIS, Martha" w:date="2020-06-09T06:31:00Z"/>
                <w:rFonts w:ascii="Times New Roman" w:hAnsi="Times New Roman" w:cs="Times New Roman"/>
                <w:color w:val="C00000"/>
              </w:rPr>
            </w:pPr>
            <w:ins w:id="696" w:author="DIPLARIS, Martha" w:date="2020-06-09T06:31:00Z">
              <w:r w:rsidRPr="00C57036">
                <w:rPr>
                  <w:rFonts w:ascii="Times New Roman" w:hAnsi="Times New Roman" w:cs="Times New Roman"/>
                  <w:color w:val="C00000"/>
                </w:rPr>
                <w:t>4.00 mol</w:t>
              </w:r>
            </w:ins>
          </w:p>
        </w:tc>
        <w:tc>
          <w:tcPr>
            <w:tcW w:w="2178" w:type="dxa"/>
          </w:tcPr>
          <w:p w14:paraId="1AE497A6" w14:textId="77777777" w:rsidR="00F023E1" w:rsidRPr="00C57036" w:rsidRDefault="00F023E1" w:rsidP="00295092">
            <w:pPr>
              <w:pStyle w:val="ListParagraph"/>
              <w:tabs>
                <w:tab w:val="left" w:pos="1134"/>
              </w:tabs>
              <w:ind w:left="0"/>
              <w:jc w:val="center"/>
              <w:rPr>
                <w:ins w:id="697" w:author="DIPLARIS, Martha" w:date="2020-06-09T06:31:00Z"/>
                <w:rFonts w:ascii="Times New Roman" w:hAnsi="Times New Roman" w:cs="Times New Roman"/>
                <w:color w:val="C00000"/>
              </w:rPr>
            </w:pPr>
            <w:ins w:id="698" w:author="DIPLARIS, Martha" w:date="2020-06-09T06:31:00Z">
              <w:r>
                <w:rPr>
                  <w:rFonts w:ascii="Times New Roman" w:hAnsi="Times New Roman" w:cs="Times New Roman"/>
                  <w:noProof/>
                  <w:color w:val="C00000"/>
                  <w:lang w:eastAsia="en-AU"/>
                </w:rPr>
                <mc:AlternateContent>
                  <mc:Choice Requires="wps">
                    <w:drawing>
                      <wp:anchor distT="0" distB="0" distL="114300" distR="114300" simplePos="0" relativeHeight="251711488" behindDoc="0" locked="0" layoutInCell="1" allowOverlap="1" wp14:anchorId="681CF2F2" wp14:editId="39A12B45">
                        <wp:simplePos x="0" y="0"/>
                        <wp:positionH relativeFrom="column">
                          <wp:posOffset>276860</wp:posOffset>
                        </wp:positionH>
                        <wp:positionV relativeFrom="paragraph">
                          <wp:posOffset>161290</wp:posOffset>
                        </wp:positionV>
                        <wp:extent cx="6350" cy="184150"/>
                        <wp:effectExtent l="76200" t="38100" r="69850" b="25400"/>
                        <wp:wrapNone/>
                        <wp:docPr id="45" name="Straight Arrow Connector 45"/>
                        <wp:cNvGraphicFramePr/>
                        <a:graphic xmlns:a="http://schemas.openxmlformats.org/drawingml/2006/main">
                          <a:graphicData uri="http://schemas.microsoft.com/office/word/2010/wordprocessingShape">
                            <wps:wsp>
                              <wps:cNvCnPr/>
                              <wps:spPr>
                                <a:xfrm flipH="1" flipV="1">
                                  <a:off x="0" y="0"/>
                                  <a:ext cx="6350" cy="184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51457E" id="_x0000_t32" coordsize="21600,21600" o:spt="32" o:oned="t" path="m,l21600,21600e" filled="f">
                        <v:path arrowok="t" fillok="f" o:connecttype="none"/>
                        <o:lock v:ext="edit" shapetype="t"/>
                      </v:shapetype>
                      <v:shape id="Straight Arrow Connector 45" o:spid="_x0000_s1026" type="#_x0000_t32" style="position:absolute;margin-left:21.8pt;margin-top:12.7pt;width:.5pt;height:14.5pt;flip:x 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" strokecolor="#4579b8 [3044]">
                        <v:stroke endarrow="block"/>
                      </v:shape>
                    </w:pict>
                  </mc:Fallback>
                </mc:AlternateContent>
              </w:r>
              <w:r>
                <w:rPr>
                  <w:rFonts w:ascii="Times New Roman" w:hAnsi="Times New Roman" w:cs="Times New Roman"/>
                  <w:color w:val="C00000"/>
                </w:rPr>
                <w:t>0.0 mol</w:t>
              </w:r>
            </w:ins>
          </w:p>
        </w:tc>
        <w:tc>
          <w:tcPr>
            <w:tcW w:w="3002" w:type="dxa"/>
          </w:tcPr>
          <w:p w14:paraId="4E9A69D6" w14:textId="77777777" w:rsidR="00F023E1" w:rsidRPr="00C57036" w:rsidRDefault="00F023E1" w:rsidP="00295092">
            <w:pPr>
              <w:pStyle w:val="ListParagraph"/>
              <w:tabs>
                <w:tab w:val="left" w:pos="1134"/>
              </w:tabs>
              <w:ind w:left="0"/>
              <w:jc w:val="center"/>
              <w:rPr>
                <w:ins w:id="699" w:author="DIPLARIS, Martha" w:date="2020-06-09T06:31:00Z"/>
                <w:rFonts w:ascii="Times New Roman" w:hAnsi="Times New Roman" w:cs="Times New Roman"/>
                <w:color w:val="C00000"/>
              </w:rPr>
            </w:pPr>
            <w:ins w:id="700" w:author="DIPLARIS, Martha" w:date="2020-06-09T06:31:00Z">
              <w:r>
                <w:rPr>
                  <w:rFonts w:ascii="Times New Roman" w:hAnsi="Times New Roman" w:cs="Times New Roman"/>
                  <w:color w:val="C00000"/>
                </w:rPr>
                <w:t>0.0 mol</w:t>
              </w:r>
            </w:ins>
          </w:p>
        </w:tc>
      </w:tr>
      <w:tr w:rsidR="00F023E1" w14:paraId="1E3AD16C" w14:textId="77777777" w:rsidTr="00295092">
        <w:trPr>
          <w:ins w:id="701" w:author="DIPLARIS, Martha" w:date="2020-06-09T06:31:00Z"/>
        </w:trPr>
        <w:tc>
          <w:tcPr>
            <w:tcW w:w="1280" w:type="dxa"/>
          </w:tcPr>
          <w:p w14:paraId="31EFE31F" w14:textId="77777777" w:rsidR="00F023E1" w:rsidRDefault="00F023E1" w:rsidP="00295092">
            <w:pPr>
              <w:pStyle w:val="ListParagraph"/>
              <w:tabs>
                <w:tab w:val="left" w:pos="1134"/>
              </w:tabs>
              <w:ind w:left="0"/>
              <w:rPr>
                <w:ins w:id="702" w:author="DIPLARIS, Martha" w:date="2020-06-09T06:31:00Z"/>
                <w:rFonts w:ascii="Times New Roman" w:hAnsi="Times New Roman" w:cs="Times New Roman"/>
                <w:color w:val="C00000"/>
              </w:rPr>
            </w:pPr>
            <w:ins w:id="703" w:author="DIPLARIS, Martha" w:date="2020-06-09T06:31:00Z">
              <w:r>
                <w:rPr>
                  <w:rFonts w:ascii="Times New Roman" w:hAnsi="Times New Roman" w:cs="Times New Roman"/>
                  <w:color w:val="C00000"/>
                </w:rPr>
                <w:t>Changes</w:t>
              </w:r>
            </w:ins>
          </w:p>
        </w:tc>
        <w:tc>
          <w:tcPr>
            <w:tcW w:w="2896" w:type="dxa"/>
          </w:tcPr>
          <w:p w14:paraId="5AE8F81F" w14:textId="77777777" w:rsidR="00F023E1" w:rsidRDefault="00F023E1" w:rsidP="00295092">
            <w:pPr>
              <w:pStyle w:val="ListParagraph"/>
              <w:tabs>
                <w:tab w:val="left" w:pos="1134"/>
              </w:tabs>
              <w:ind w:left="0"/>
              <w:rPr>
                <w:ins w:id="704" w:author="DIPLARIS, Martha" w:date="2020-06-09T06:31:00Z"/>
                <w:rFonts w:ascii="Times New Roman" w:hAnsi="Times New Roman" w:cs="Times New Roman"/>
                <w:color w:val="C00000"/>
              </w:rPr>
            </w:pPr>
            <w:ins w:id="705" w:author="DIPLARIS, Martha" w:date="2020-06-09T06:31:00Z">
              <w:r>
                <w:rPr>
                  <w:rFonts w:ascii="Times New Roman" w:hAnsi="Times New Roman" w:cs="Times New Roman"/>
                  <w:color w:val="C00000"/>
                </w:rPr>
                <w:t>n(HI) = 2 xn (I</w:t>
              </w:r>
              <w:r w:rsidRPr="00590D68">
                <w:rPr>
                  <w:rFonts w:ascii="Times New Roman" w:hAnsi="Times New Roman" w:cs="Times New Roman"/>
                  <w:color w:val="C00000"/>
                  <w:vertAlign w:val="subscript"/>
                </w:rPr>
                <w:t>2</w:t>
              </w:r>
              <w:r>
                <w:rPr>
                  <w:rFonts w:ascii="Times New Roman" w:hAnsi="Times New Roman" w:cs="Times New Roman"/>
                  <w:color w:val="C00000"/>
                </w:rPr>
                <w:t>)</w:t>
              </w:r>
            </w:ins>
          </w:p>
          <w:p w14:paraId="3683B1A0" w14:textId="77777777" w:rsidR="00F023E1" w:rsidRDefault="00F023E1" w:rsidP="00295092">
            <w:pPr>
              <w:pStyle w:val="ListParagraph"/>
              <w:tabs>
                <w:tab w:val="left" w:pos="1134"/>
              </w:tabs>
              <w:ind w:left="0"/>
              <w:rPr>
                <w:ins w:id="706" w:author="DIPLARIS, Martha" w:date="2020-06-09T06:31:00Z"/>
                <w:rFonts w:ascii="Times New Roman" w:hAnsi="Times New Roman" w:cs="Times New Roman"/>
                <w:color w:val="C00000"/>
              </w:rPr>
            </w:pPr>
            <w:ins w:id="707" w:author="DIPLARIS, Martha" w:date="2020-06-09T06:31:00Z">
              <w:r>
                <w:rPr>
                  <w:rFonts w:ascii="Times New Roman" w:hAnsi="Times New Roman" w:cs="Times New Roman"/>
                  <w:noProof/>
                  <w:color w:val="C00000"/>
                  <w:lang w:eastAsia="en-AU"/>
                </w:rPr>
                <mc:AlternateContent>
                  <mc:Choice Requires="wps">
                    <w:drawing>
                      <wp:anchor distT="0" distB="0" distL="114300" distR="114300" simplePos="0" relativeHeight="251710464" behindDoc="0" locked="0" layoutInCell="1" allowOverlap="1" wp14:anchorId="7705CB7B" wp14:editId="345C3096">
                        <wp:simplePos x="0" y="0"/>
                        <wp:positionH relativeFrom="column">
                          <wp:posOffset>1074420</wp:posOffset>
                        </wp:positionH>
                        <wp:positionV relativeFrom="paragraph">
                          <wp:posOffset>157480</wp:posOffset>
                        </wp:positionV>
                        <wp:extent cx="0" cy="165100"/>
                        <wp:effectExtent l="76200" t="0" r="57150" b="63500"/>
                        <wp:wrapNone/>
                        <wp:docPr id="46" name="Straight Arrow Connector 46"/>
                        <wp:cNvGraphicFramePr/>
                        <a:graphic xmlns:a="http://schemas.openxmlformats.org/drawingml/2006/main">
                          <a:graphicData uri="http://schemas.microsoft.com/office/word/2010/wordprocessingShape">
                            <wps:wsp>
                              <wps:cNvCnPr/>
                              <wps:spPr>
                                <a:xfrm>
                                  <a:off x="0" y="0"/>
                                  <a:ext cx="0" cy="165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C3F54D" id="Straight Arrow Connector 46" o:spid="_x0000_s1026" type="#_x0000_t32" style="position:absolute;margin-left:84.6pt;margin-top:12.4pt;width:0;height:13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" strokecolor="#4579b8 [3044]">
                        <v:stroke endarrow="block"/>
                      </v:shape>
                    </w:pict>
                  </mc:Fallback>
                </mc:AlternateContent>
              </w:r>
              <w:r>
                <w:rPr>
                  <w:rFonts w:ascii="Times New Roman" w:hAnsi="Times New Roman" w:cs="Times New Roman"/>
                  <w:color w:val="C00000"/>
                </w:rPr>
                <w:t xml:space="preserve">          = 2 x 0.25</w:t>
              </w:r>
            </w:ins>
          </w:p>
          <w:p w14:paraId="75422455" w14:textId="77777777" w:rsidR="00F023E1" w:rsidRPr="00C57036" w:rsidRDefault="00F023E1" w:rsidP="00295092">
            <w:pPr>
              <w:pStyle w:val="ListParagraph"/>
              <w:tabs>
                <w:tab w:val="left" w:pos="1134"/>
              </w:tabs>
              <w:ind w:left="0"/>
              <w:rPr>
                <w:ins w:id="708" w:author="DIPLARIS, Martha" w:date="2020-06-09T06:31:00Z"/>
                <w:rFonts w:ascii="Times New Roman" w:hAnsi="Times New Roman" w:cs="Times New Roman"/>
                <w:color w:val="C00000"/>
              </w:rPr>
            </w:pPr>
            <w:ins w:id="709" w:author="DIPLARIS, Martha" w:date="2020-06-09T06:31:00Z">
              <w:r>
                <w:rPr>
                  <w:rFonts w:ascii="Times New Roman" w:hAnsi="Times New Roman" w:cs="Times New Roman"/>
                  <w:color w:val="C00000"/>
                </w:rPr>
                <w:t xml:space="preserve">          = 0.50 mol   </w:t>
              </w:r>
            </w:ins>
          </w:p>
        </w:tc>
        <w:tc>
          <w:tcPr>
            <w:tcW w:w="2178" w:type="dxa"/>
          </w:tcPr>
          <w:p w14:paraId="0578CF96" w14:textId="77777777" w:rsidR="00F023E1" w:rsidRPr="00C57036" w:rsidRDefault="00F023E1" w:rsidP="00295092">
            <w:pPr>
              <w:pStyle w:val="ListParagraph"/>
              <w:tabs>
                <w:tab w:val="left" w:pos="1134"/>
              </w:tabs>
              <w:ind w:left="0"/>
              <w:jc w:val="center"/>
              <w:rPr>
                <w:ins w:id="710" w:author="DIPLARIS, Martha" w:date="2020-06-09T06:31:00Z"/>
                <w:rFonts w:ascii="Times New Roman" w:hAnsi="Times New Roman" w:cs="Times New Roman"/>
                <w:color w:val="C00000"/>
              </w:rPr>
            </w:pPr>
            <w:ins w:id="711" w:author="DIPLARIS, Martha" w:date="2020-06-09T06:31:00Z">
              <w:r>
                <w:rPr>
                  <w:rFonts w:ascii="Times New Roman" w:hAnsi="Times New Roman" w:cs="Times New Roman"/>
                  <w:color w:val="C00000"/>
                </w:rPr>
                <w:t>0.25 mol</w:t>
              </w:r>
            </w:ins>
          </w:p>
        </w:tc>
        <w:tc>
          <w:tcPr>
            <w:tcW w:w="3002" w:type="dxa"/>
          </w:tcPr>
          <w:p w14:paraId="06C066F7" w14:textId="77777777" w:rsidR="00F023E1" w:rsidRPr="00C57036" w:rsidRDefault="00F023E1" w:rsidP="00295092">
            <w:pPr>
              <w:pStyle w:val="ListParagraph"/>
              <w:tabs>
                <w:tab w:val="left" w:pos="1134"/>
              </w:tabs>
              <w:ind w:left="0"/>
              <w:jc w:val="center"/>
              <w:rPr>
                <w:ins w:id="712" w:author="DIPLARIS, Martha" w:date="2020-06-09T06:31:00Z"/>
                <w:rFonts w:ascii="Times New Roman" w:hAnsi="Times New Roman" w:cs="Times New Roman"/>
                <w:color w:val="C00000"/>
              </w:rPr>
            </w:pPr>
            <w:ins w:id="713" w:author="DIPLARIS, Martha" w:date="2020-06-09T06:31:00Z">
              <w:r>
                <w:rPr>
                  <w:rFonts w:ascii="Times New Roman" w:hAnsi="Times New Roman" w:cs="Times New Roman"/>
                  <w:noProof/>
                  <w:color w:val="C00000"/>
                  <w:lang w:eastAsia="en-AU"/>
                </w:rPr>
                <mc:AlternateContent>
                  <mc:Choice Requires="wps">
                    <w:drawing>
                      <wp:anchor distT="0" distB="0" distL="114300" distR="114300" simplePos="0" relativeHeight="251712512" behindDoc="0" locked="0" layoutInCell="1" allowOverlap="1" wp14:anchorId="4FC0AA8E" wp14:editId="2D5BEF0A">
                        <wp:simplePos x="0" y="0"/>
                        <wp:positionH relativeFrom="column">
                          <wp:posOffset>557530</wp:posOffset>
                        </wp:positionH>
                        <wp:positionV relativeFrom="paragraph">
                          <wp:posOffset>635</wp:posOffset>
                        </wp:positionV>
                        <wp:extent cx="6350" cy="152400"/>
                        <wp:effectExtent l="76200" t="38100" r="69850" b="19050"/>
                        <wp:wrapNone/>
                        <wp:docPr id="47" name="Straight Arrow Connector 47"/>
                        <wp:cNvGraphicFramePr/>
                        <a:graphic xmlns:a="http://schemas.openxmlformats.org/drawingml/2006/main">
                          <a:graphicData uri="http://schemas.microsoft.com/office/word/2010/wordprocessingShape">
                            <wps:wsp>
                              <wps:cNvCnPr/>
                              <wps:spPr>
                                <a:xfrm flipH="1" flipV="1">
                                  <a:off x="0" y="0"/>
                                  <a:ext cx="6350" cy="15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0CFF2E" id="Straight Arrow Connector 47" o:spid="_x0000_s1026" type="#_x0000_t32" style="position:absolute;margin-left:43.9pt;margin-top:.05pt;width:.5pt;height:12pt;flip:x 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" strokecolor="#4579b8 [3044]">
                        <v:stroke endarrow="block"/>
                      </v:shape>
                    </w:pict>
                  </mc:Fallback>
                </mc:AlternateContent>
              </w:r>
              <w:r>
                <w:rPr>
                  <w:rFonts w:ascii="Times New Roman" w:hAnsi="Times New Roman" w:cs="Times New Roman"/>
                  <w:color w:val="C00000"/>
                </w:rPr>
                <w:t>0.25 mol</w:t>
              </w:r>
            </w:ins>
          </w:p>
        </w:tc>
      </w:tr>
      <w:tr w:rsidR="00F023E1" w14:paraId="6E907356" w14:textId="77777777" w:rsidTr="00295092">
        <w:trPr>
          <w:ins w:id="714" w:author="DIPLARIS, Martha" w:date="2020-06-09T06:31:00Z"/>
        </w:trPr>
        <w:tc>
          <w:tcPr>
            <w:tcW w:w="1280" w:type="dxa"/>
          </w:tcPr>
          <w:p w14:paraId="5180DED8" w14:textId="77777777" w:rsidR="00F023E1" w:rsidRDefault="00F023E1" w:rsidP="00295092">
            <w:pPr>
              <w:pStyle w:val="ListParagraph"/>
              <w:tabs>
                <w:tab w:val="left" w:pos="1134"/>
              </w:tabs>
              <w:ind w:left="0"/>
              <w:rPr>
                <w:ins w:id="715" w:author="DIPLARIS, Martha" w:date="2020-06-09T06:31:00Z"/>
                <w:rFonts w:ascii="Times New Roman" w:hAnsi="Times New Roman" w:cs="Times New Roman"/>
                <w:color w:val="C00000"/>
              </w:rPr>
            </w:pPr>
            <w:ins w:id="716" w:author="DIPLARIS, Martha" w:date="2020-06-09T06:31:00Z">
              <w:r>
                <w:rPr>
                  <w:rFonts w:ascii="Times New Roman" w:hAnsi="Times New Roman" w:cs="Times New Roman"/>
                  <w:color w:val="C00000"/>
                </w:rPr>
                <w:t>Equilibrium</w:t>
              </w:r>
            </w:ins>
          </w:p>
        </w:tc>
        <w:tc>
          <w:tcPr>
            <w:tcW w:w="2896" w:type="dxa"/>
          </w:tcPr>
          <w:p w14:paraId="57F1F0AA" w14:textId="77777777" w:rsidR="00F023E1" w:rsidRDefault="00F023E1" w:rsidP="00295092">
            <w:pPr>
              <w:pStyle w:val="ListParagraph"/>
              <w:tabs>
                <w:tab w:val="left" w:pos="1134"/>
              </w:tabs>
              <w:ind w:left="0"/>
              <w:jc w:val="center"/>
              <w:rPr>
                <w:ins w:id="717" w:author="DIPLARIS, Martha" w:date="2020-06-09T06:31:00Z"/>
                <w:rFonts w:ascii="Times New Roman" w:hAnsi="Times New Roman" w:cs="Times New Roman"/>
                <w:color w:val="C00000"/>
              </w:rPr>
            </w:pPr>
            <w:ins w:id="718" w:author="DIPLARIS, Martha" w:date="2020-06-09T06:31:00Z">
              <w:r>
                <w:rPr>
                  <w:rFonts w:ascii="Times New Roman" w:hAnsi="Times New Roman" w:cs="Times New Roman"/>
                  <w:color w:val="C00000"/>
                </w:rPr>
                <w:t xml:space="preserve">4.00-0.50 </w:t>
              </w:r>
            </w:ins>
          </w:p>
          <w:p w14:paraId="77AA8EAF" w14:textId="77777777" w:rsidR="00F023E1" w:rsidRPr="00C57036" w:rsidRDefault="00F023E1" w:rsidP="00295092">
            <w:pPr>
              <w:pStyle w:val="ListParagraph"/>
              <w:tabs>
                <w:tab w:val="left" w:pos="1134"/>
              </w:tabs>
              <w:ind w:left="0"/>
              <w:jc w:val="center"/>
              <w:rPr>
                <w:ins w:id="719" w:author="DIPLARIS, Martha" w:date="2020-06-09T06:31:00Z"/>
                <w:rFonts w:ascii="Times New Roman" w:hAnsi="Times New Roman" w:cs="Times New Roman"/>
                <w:color w:val="C00000"/>
              </w:rPr>
            </w:pPr>
            <w:ins w:id="720" w:author="DIPLARIS, Martha" w:date="2020-06-09T06:31:00Z">
              <w:r>
                <w:rPr>
                  <w:rFonts w:ascii="Times New Roman" w:hAnsi="Times New Roman" w:cs="Times New Roman"/>
                  <w:color w:val="C00000"/>
                </w:rPr>
                <w:t>= 3.50 mol</w:t>
              </w:r>
            </w:ins>
          </w:p>
        </w:tc>
        <w:tc>
          <w:tcPr>
            <w:tcW w:w="2178" w:type="dxa"/>
          </w:tcPr>
          <w:p w14:paraId="6530C31D" w14:textId="77777777" w:rsidR="00F023E1" w:rsidRPr="00C57036" w:rsidRDefault="00F023E1" w:rsidP="00295092">
            <w:pPr>
              <w:pStyle w:val="ListParagraph"/>
              <w:tabs>
                <w:tab w:val="left" w:pos="1134"/>
              </w:tabs>
              <w:ind w:left="0"/>
              <w:jc w:val="center"/>
              <w:rPr>
                <w:ins w:id="721" w:author="DIPLARIS, Martha" w:date="2020-06-09T06:31:00Z"/>
                <w:rFonts w:ascii="Times New Roman" w:hAnsi="Times New Roman" w:cs="Times New Roman"/>
                <w:color w:val="C00000"/>
              </w:rPr>
            </w:pPr>
            <w:ins w:id="722" w:author="DIPLARIS, Martha" w:date="2020-06-09T06:31:00Z">
              <w:r>
                <w:rPr>
                  <w:rFonts w:ascii="Times New Roman" w:hAnsi="Times New Roman" w:cs="Times New Roman"/>
                  <w:color w:val="C00000"/>
                </w:rPr>
                <w:t>0.25 mol</w:t>
              </w:r>
            </w:ins>
          </w:p>
        </w:tc>
        <w:tc>
          <w:tcPr>
            <w:tcW w:w="3002" w:type="dxa"/>
          </w:tcPr>
          <w:p w14:paraId="1ABA0CF9" w14:textId="77777777" w:rsidR="00F023E1" w:rsidRPr="00C57036" w:rsidRDefault="00F023E1" w:rsidP="00295092">
            <w:pPr>
              <w:pStyle w:val="ListParagraph"/>
              <w:tabs>
                <w:tab w:val="left" w:pos="1134"/>
              </w:tabs>
              <w:ind w:left="0"/>
              <w:jc w:val="center"/>
              <w:rPr>
                <w:ins w:id="723" w:author="DIPLARIS, Martha" w:date="2020-06-09T06:31:00Z"/>
                <w:rFonts w:ascii="Times New Roman" w:hAnsi="Times New Roman" w:cs="Times New Roman"/>
                <w:color w:val="C00000"/>
              </w:rPr>
            </w:pPr>
            <w:ins w:id="724" w:author="DIPLARIS, Martha" w:date="2020-06-09T06:31:00Z">
              <w:r>
                <w:rPr>
                  <w:rFonts w:ascii="Times New Roman" w:hAnsi="Times New Roman" w:cs="Times New Roman"/>
                  <w:color w:val="C00000"/>
                </w:rPr>
                <w:t>0.25 mol</w:t>
              </w:r>
            </w:ins>
          </w:p>
        </w:tc>
      </w:tr>
      <w:tr w:rsidR="00F023E1" w14:paraId="107DD34F" w14:textId="77777777" w:rsidTr="00295092">
        <w:trPr>
          <w:ins w:id="725" w:author="DIPLARIS, Martha" w:date="2020-06-09T06:31:00Z"/>
        </w:trPr>
        <w:tc>
          <w:tcPr>
            <w:tcW w:w="1280" w:type="dxa"/>
          </w:tcPr>
          <w:p w14:paraId="36A5A400" w14:textId="77777777" w:rsidR="00F023E1" w:rsidRDefault="00F023E1" w:rsidP="00295092">
            <w:pPr>
              <w:pStyle w:val="ListParagraph"/>
              <w:tabs>
                <w:tab w:val="left" w:pos="1134"/>
              </w:tabs>
              <w:ind w:left="0"/>
              <w:rPr>
                <w:ins w:id="726" w:author="DIPLARIS, Martha" w:date="2020-06-09T06:31:00Z"/>
                <w:rFonts w:ascii="Times New Roman" w:hAnsi="Times New Roman" w:cs="Times New Roman"/>
                <w:color w:val="C00000"/>
              </w:rPr>
            </w:pPr>
            <w:ins w:id="727" w:author="DIPLARIS, Martha" w:date="2020-06-09T06:31:00Z">
              <w:r>
                <w:rPr>
                  <w:rFonts w:ascii="Times New Roman" w:hAnsi="Times New Roman" w:cs="Times New Roman"/>
                  <w:color w:val="C00000"/>
                </w:rPr>
                <w:t>Concentration at equilibrium</w:t>
              </w:r>
            </w:ins>
          </w:p>
        </w:tc>
        <w:tc>
          <w:tcPr>
            <w:tcW w:w="2896" w:type="dxa"/>
          </w:tcPr>
          <w:p w14:paraId="0B917449" w14:textId="77777777" w:rsidR="00F023E1" w:rsidRDefault="00F023E1" w:rsidP="00295092">
            <w:pPr>
              <w:pStyle w:val="ListParagraph"/>
              <w:tabs>
                <w:tab w:val="left" w:pos="1134"/>
              </w:tabs>
              <w:ind w:left="0"/>
              <w:jc w:val="center"/>
              <w:rPr>
                <w:ins w:id="728" w:author="DIPLARIS, Martha" w:date="2020-06-09T06:31:00Z"/>
                <w:rFonts w:ascii="Times New Roman" w:eastAsiaTheme="minorEastAsia" w:hAnsi="Times New Roman" w:cs="Times New Roman"/>
                <w:color w:val="C00000"/>
              </w:rPr>
            </w:pPr>
            <w:ins w:id="729" w:author="DIPLARIS, Martha" w:date="2020-06-09T06:31:00Z">
              <w:r>
                <w:rPr>
                  <w:rFonts w:ascii="Times New Roman" w:hAnsi="Times New Roman" w:cs="Times New Roman"/>
                  <w:color w:val="C00000"/>
                </w:rPr>
                <w:t>[</w:t>
              </w:r>
              <w:r w:rsidRPr="00C57036">
                <w:rPr>
                  <w:rFonts w:ascii="Times New Roman" w:hAnsi="Times New Roman" w:cs="Times New Roman"/>
                  <w:color w:val="C00000"/>
                </w:rPr>
                <w:t>HI</w:t>
              </w:r>
              <w:r>
                <w:rPr>
                  <w:rFonts w:ascii="Times New Roman" w:hAnsi="Times New Roman" w:cs="Times New Roman"/>
                  <w:color w:val="C00000"/>
                </w:rPr>
                <w:t>] =</w:t>
              </w:r>
              <m:oMath>
                <m:f>
                  <m:fPr>
                    <m:ctrlPr>
                      <w:rPr>
                        <w:rFonts w:ascii="Cambria Math" w:hAnsi="Cambria Math" w:cs="Times New Roman"/>
                        <w:i/>
                        <w:color w:val="C00000"/>
                      </w:rPr>
                    </m:ctrlPr>
                  </m:fPr>
                  <m:num>
                    <m:r>
                      <w:rPr>
                        <w:rFonts w:ascii="Cambria Math" w:hAnsi="Cambria Math" w:cs="Times New Roman"/>
                        <w:color w:val="C00000"/>
                      </w:rPr>
                      <m:t>3.50</m:t>
                    </m:r>
                  </m:num>
                  <m:den>
                    <m:r>
                      <w:rPr>
                        <w:rFonts w:ascii="Cambria Math" w:hAnsi="Cambria Math" w:cs="Times New Roman"/>
                        <w:color w:val="C00000"/>
                      </w:rPr>
                      <m:t>2.0</m:t>
                    </m:r>
                  </m:den>
                </m:f>
              </m:oMath>
            </w:ins>
          </w:p>
          <w:p w14:paraId="6626D7A7" w14:textId="77777777" w:rsidR="00F023E1" w:rsidRDefault="00F023E1" w:rsidP="00295092">
            <w:pPr>
              <w:pStyle w:val="ListParagraph"/>
              <w:tabs>
                <w:tab w:val="left" w:pos="1134"/>
              </w:tabs>
              <w:ind w:left="0"/>
              <w:jc w:val="center"/>
              <w:rPr>
                <w:ins w:id="730" w:author="DIPLARIS, Martha" w:date="2020-06-09T06:31:00Z"/>
                <w:rFonts w:ascii="Times New Roman" w:hAnsi="Times New Roman" w:cs="Times New Roman"/>
                <w:color w:val="C00000"/>
              </w:rPr>
            </w:pPr>
            <w:ins w:id="731" w:author="DIPLARIS, Martha" w:date="2020-06-09T06:31:00Z">
              <w:r>
                <w:rPr>
                  <w:rFonts w:ascii="Times New Roman" w:eastAsiaTheme="minorEastAsia" w:hAnsi="Times New Roman" w:cs="Times New Roman"/>
                  <w:color w:val="C00000"/>
                </w:rPr>
                <w:t>= 1.75 M</w:t>
              </w:r>
            </w:ins>
          </w:p>
        </w:tc>
        <w:tc>
          <w:tcPr>
            <w:tcW w:w="2178" w:type="dxa"/>
          </w:tcPr>
          <w:p w14:paraId="7B2C1847" w14:textId="77777777" w:rsidR="00F023E1" w:rsidRDefault="00F023E1" w:rsidP="00295092">
            <w:pPr>
              <w:pStyle w:val="ListParagraph"/>
              <w:tabs>
                <w:tab w:val="left" w:pos="1134"/>
              </w:tabs>
              <w:ind w:left="0"/>
              <w:jc w:val="center"/>
              <w:rPr>
                <w:ins w:id="732" w:author="DIPLARIS, Martha" w:date="2020-06-09T06:31:00Z"/>
                <w:rFonts w:ascii="Times New Roman" w:eastAsiaTheme="minorEastAsia" w:hAnsi="Times New Roman" w:cs="Times New Roman"/>
                <w:color w:val="C00000"/>
              </w:rPr>
            </w:pPr>
            <w:ins w:id="733" w:author="DIPLARIS, Martha" w:date="2020-06-09T06:31:00Z">
              <w:r>
                <w:rPr>
                  <w:rFonts w:ascii="Times New Roman" w:hAnsi="Times New Roman" w:cs="Times New Roman"/>
                  <w:color w:val="C00000"/>
                </w:rPr>
                <w:t>[</w:t>
              </w:r>
              <w:r w:rsidRPr="00C57036">
                <w:rPr>
                  <w:rFonts w:ascii="Times New Roman" w:hAnsi="Times New Roman" w:cs="Times New Roman"/>
                  <w:color w:val="C00000"/>
                </w:rPr>
                <w:t>H</w:t>
              </w:r>
              <w:r w:rsidRPr="00C57036">
                <w:rPr>
                  <w:rFonts w:ascii="Times New Roman" w:hAnsi="Times New Roman" w:cs="Times New Roman"/>
                  <w:color w:val="C00000"/>
                  <w:vertAlign w:val="subscript"/>
                </w:rPr>
                <w:t>2</w:t>
              </w:r>
              <w:r>
                <w:rPr>
                  <w:rFonts w:ascii="Times New Roman" w:hAnsi="Times New Roman" w:cs="Times New Roman"/>
                  <w:color w:val="C00000"/>
                </w:rPr>
                <w:t>] =</w:t>
              </w:r>
              <m:oMath>
                <m:f>
                  <m:fPr>
                    <m:ctrlPr>
                      <w:rPr>
                        <w:rFonts w:ascii="Cambria Math" w:hAnsi="Cambria Math" w:cs="Times New Roman"/>
                        <w:i/>
                        <w:color w:val="C00000"/>
                      </w:rPr>
                    </m:ctrlPr>
                  </m:fPr>
                  <m:num>
                    <m:r>
                      <w:rPr>
                        <w:rFonts w:ascii="Cambria Math" w:hAnsi="Cambria Math" w:cs="Times New Roman"/>
                        <w:color w:val="C00000"/>
                      </w:rPr>
                      <m:t>0.25</m:t>
                    </m:r>
                  </m:num>
                  <m:den>
                    <m:r>
                      <w:rPr>
                        <w:rFonts w:ascii="Cambria Math" w:hAnsi="Cambria Math" w:cs="Times New Roman"/>
                        <w:color w:val="C00000"/>
                      </w:rPr>
                      <m:t>2.0</m:t>
                    </m:r>
                  </m:den>
                </m:f>
              </m:oMath>
            </w:ins>
          </w:p>
          <w:p w14:paraId="65AC4A3C" w14:textId="77777777" w:rsidR="00F023E1" w:rsidRDefault="00F023E1" w:rsidP="00295092">
            <w:pPr>
              <w:pStyle w:val="ListParagraph"/>
              <w:tabs>
                <w:tab w:val="left" w:pos="1134"/>
              </w:tabs>
              <w:ind w:left="0"/>
              <w:jc w:val="center"/>
              <w:rPr>
                <w:ins w:id="734" w:author="DIPLARIS, Martha" w:date="2020-06-09T06:31:00Z"/>
                <w:rFonts w:ascii="Times New Roman" w:hAnsi="Times New Roman" w:cs="Times New Roman"/>
                <w:color w:val="C00000"/>
              </w:rPr>
            </w:pPr>
            <w:ins w:id="735" w:author="DIPLARIS, Martha" w:date="2020-06-09T06:31:00Z">
              <w:r>
                <w:rPr>
                  <w:rFonts w:ascii="Times New Roman" w:eastAsiaTheme="minorEastAsia" w:hAnsi="Times New Roman" w:cs="Times New Roman"/>
                  <w:color w:val="C00000"/>
                </w:rPr>
                <w:t>=0.125M</w:t>
              </w:r>
            </w:ins>
          </w:p>
        </w:tc>
        <w:tc>
          <w:tcPr>
            <w:tcW w:w="3002" w:type="dxa"/>
          </w:tcPr>
          <w:p w14:paraId="1DA8D61C" w14:textId="77777777" w:rsidR="00F023E1" w:rsidRDefault="00F023E1" w:rsidP="00295092">
            <w:pPr>
              <w:pStyle w:val="ListParagraph"/>
              <w:tabs>
                <w:tab w:val="left" w:pos="1134"/>
              </w:tabs>
              <w:ind w:left="0"/>
              <w:jc w:val="center"/>
              <w:rPr>
                <w:ins w:id="736" w:author="DIPLARIS, Martha" w:date="2020-06-09T06:31:00Z"/>
                <w:rFonts w:ascii="Times New Roman" w:eastAsiaTheme="minorEastAsia" w:hAnsi="Times New Roman" w:cs="Times New Roman"/>
                <w:color w:val="C00000"/>
              </w:rPr>
            </w:pPr>
            <w:ins w:id="737" w:author="DIPLARIS, Martha" w:date="2020-06-09T06:31:00Z">
              <w:r>
                <w:rPr>
                  <w:rFonts w:ascii="Times New Roman" w:hAnsi="Times New Roman" w:cs="Times New Roman"/>
                  <w:color w:val="C00000"/>
                </w:rPr>
                <w:t>[</w:t>
              </w:r>
              <w:r w:rsidRPr="00C57036">
                <w:rPr>
                  <w:rFonts w:ascii="Times New Roman" w:hAnsi="Times New Roman" w:cs="Times New Roman"/>
                  <w:color w:val="C00000"/>
                </w:rPr>
                <w:t>I</w:t>
              </w:r>
              <w:r w:rsidRPr="00C57036">
                <w:rPr>
                  <w:rFonts w:ascii="Times New Roman" w:hAnsi="Times New Roman" w:cs="Times New Roman"/>
                  <w:color w:val="C00000"/>
                  <w:vertAlign w:val="subscript"/>
                </w:rPr>
                <w:t>2</w:t>
              </w:r>
              <w:r>
                <w:rPr>
                  <w:rFonts w:ascii="Times New Roman" w:hAnsi="Times New Roman" w:cs="Times New Roman"/>
                  <w:color w:val="C00000"/>
                </w:rPr>
                <w:t>] =</w:t>
              </w:r>
              <m:oMath>
                <m:f>
                  <m:fPr>
                    <m:ctrlPr>
                      <w:rPr>
                        <w:rFonts w:ascii="Cambria Math" w:hAnsi="Cambria Math" w:cs="Times New Roman"/>
                        <w:i/>
                        <w:color w:val="C00000"/>
                      </w:rPr>
                    </m:ctrlPr>
                  </m:fPr>
                  <m:num>
                    <m:r>
                      <w:rPr>
                        <w:rFonts w:ascii="Cambria Math" w:hAnsi="Cambria Math" w:cs="Times New Roman"/>
                        <w:color w:val="C00000"/>
                      </w:rPr>
                      <m:t>0.25</m:t>
                    </m:r>
                  </m:num>
                  <m:den>
                    <m:r>
                      <w:rPr>
                        <w:rFonts w:ascii="Cambria Math" w:hAnsi="Cambria Math" w:cs="Times New Roman"/>
                        <w:color w:val="C00000"/>
                      </w:rPr>
                      <m:t>2.0</m:t>
                    </m:r>
                  </m:den>
                </m:f>
              </m:oMath>
            </w:ins>
          </w:p>
          <w:p w14:paraId="712AC2BD" w14:textId="77777777" w:rsidR="00F023E1" w:rsidRPr="00C80D38" w:rsidRDefault="00F023E1" w:rsidP="00295092">
            <w:pPr>
              <w:pStyle w:val="ListParagraph"/>
              <w:tabs>
                <w:tab w:val="left" w:pos="1134"/>
              </w:tabs>
              <w:ind w:left="0"/>
              <w:jc w:val="center"/>
              <w:rPr>
                <w:ins w:id="738" w:author="DIPLARIS, Martha" w:date="2020-06-09T06:31:00Z"/>
                <w:rFonts w:ascii="Times New Roman" w:eastAsiaTheme="minorEastAsia" w:hAnsi="Times New Roman" w:cs="Times New Roman"/>
                <w:color w:val="C00000"/>
              </w:rPr>
            </w:pPr>
            <w:ins w:id="739" w:author="DIPLARIS, Martha" w:date="2020-06-09T06:31:00Z">
              <w:r>
                <w:rPr>
                  <w:rFonts w:ascii="Times New Roman" w:eastAsiaTheme="minorEastAsia" w:hAnsi="Times New Roman" w:cs="Times New Roman"/>
                  <w:color w:val="C00000"/>
                </w:rPr>
                <w:t>=0.125M</w:t>
              </w:r>
            </w:ins>
          </w:p>
        </w:tc>
      </w:tr>
    </w:tbl>
    <w:p w14:paraId="462040E9" w14:textId="77777777" w:rsidR="00F023E1" w:rsidRPr="00C57036" w:rsidRDefault="00F023E1" w:rsidP="00F023E1">
      <w:pPr>
        <w:pStyle w:val="ListParagraph"/>
        <w:tabs>
          <w:tab w:val="left" w:pos="1134"/>
        </w:tabs>
        <w:spacing w:after="0" w:line="240" w:lineRule="auto"/>
        <w:ind w:left="567" w:hanging="567"/>
        <w:rPr>
          <w:ins w:id="740" w:author="DIPLARIS, Martha" w:date="2020-06-09T06:31:00Z"/>
          <w:rFonts w:ascii="Times New Roman" w:hAnsi="Times New Roman" w:cs="Times New Roman"/>
          <w:color w:val="C00000"/>
        </w:rPr>
      </w:pPr>
    </w:p>
    <w:p w14:paraId="5E6701DC" w14:textId="72EA6C28" w:rsidR="00F023E1" w:rsidRDefault="00F023E1" w:rsidP="00F023E1">
      <w:pPr>
        <w:pStyle w:val="ListParagraph"/>
        <w:tabs>
          <w:tab w:val="left" w:pos="1134"/>
        </w:tabs>
        <w:spacing w:after="0" w:line="240" w:lineRule="auto"/>
        <w:ind w:left="800"/>
        <w:rPr>
          <w:ins w:id="741" w:author="DIPLARIS, Martha" w:date="2020-06-09T06:33:00Z"/>
          <w:rFonts w:ascii="Times New Roman" w:hAnsi="Times New Roman" w:cs="Times New Roman"/>
          <w:b/>
          <w:color w:val="C00000"/>
        </w:rPr>
      </w:pPr>
      <w:ins w:id="742" w:author="DIPLARIS, Martha" w:date="2020-06-09T06:32:00Z">
        <w:r>
          <w:rPr>
            <w:rFonts w:ascii="Times New Roman" w:hAnsi="Times New Roman" w:cs="Times New Roman"/>
            <w:sz w:val="36"/>
            <w:szCs w:val="36"/>
          </w:rPr>
          <w:t xml:space="preserve">             </w:t>
        </w:r>
      </w:ins>
      <w:ins w:id="743" w:author="DIPLARIS, Martha" w:date="2020-06-09T06:33:00Z">
        <w:r>
          <w:rPr>
            <w:rFonts w:ascii="Times New Roman" w:hAnsi="Times New Roman" w:cs="Times New Roman"/>
            <w:sz w:val="36"/>
            <w:szCs w:val="36"/>
          </w:rPr>
          <w:t xml:space="preserve">                        </w:t>
        </w:r>
      </w:ins>
      <w:ins w:id="744" w:author="DIPLARIS, Martha" w:date="2020-06-09T06:32:00Z">
        <w:r>
          <w:rPr>
            <w:rFonts w:ascii="Times New Roman" w:hAnsi="Times New Roman" w:cs="Times New Roman"/>
            <w:sz w:val="36"/>
            <w:szCs w:val="36"/>
          </w:rPr>
          <w:t xml:space="preserve"> </w:t>
        </w:r>
        <w:r w:rsidRPr="00F023E1">
          <w:rPr>
            <w:rFonts w:ascii="Times New Roman" w:hAnsi="Times New Roman" w:cs="Times New Roman"/>
            <w:b/>
            <w:color w:val="C00000"/>
            <w:rPrChange w:id="745" w:author="DIPLARIS, Martha" w:date="2020-06-09T06:33:00Z">
              <w:rPr>
                <w:rFonts w:ascii="Times New Roman" w:hAnsi="Times New Roman" w:cs="Times New Roman"/>
                <w:sz w:val="36"/>
                <w:szCs w:val="36"/>
              </w:rPr>
            </w:rPrChange>
          </w:rPr>
          <w:t>1 mark for the correct row for the changes in mol</w:t>
        </w:r>
      </w:ins>
    </w:p>
    <w:p w14:paraId="65301BE7" w14:textId="18723DC2" w:rsidR="00F023E1" w:rsidRDefault="00F023E1" w:rsidP="00F023E1">
      <w:pPr>
        <w:pStyle w:val="ListParagraph"/>
        <w:tabs>
          <w:tab w:val="left" w:pos="1134"/>
        </w:tabs>
        <w:spacing w:after="0" w:line="240" w:lineRule="auto"/>
        <w:ind w:left="800" w:right="-613"/>
        <w:rPr>
          <w:ins w:id="746" w:author="DIPLARIS, Martha" w:date="2020-06-09T06:33:00Z"/>
          <w:rFonts w:ascii="Times New Roman" w:hAnsi="Times New Roman" w:cs="Times New Roman"/>
          <w:b/>
          <w:color w:val="C00000"/>
        </w:rPr>
      </w:pPr>
      <w:ins w:id="747" w:author="DIPLARIS, Martha" w:date="2020-06-09T06:33:00Z">
        <w:r>
          <w:rPr>
            <w:rFonts w:ascii="Times New Roman" w:hAnsi="Times New Roman" w:cs="Times New Roman"/>
            <w:b/>
            <w:color w:val="C00000"/>
          </w:rPr>
          <w:t xml:space="preserve">                                                              1 mark for </w:t>
        </w:r>
      </w:ins>
      <w:ins w:id="748" w:author="DIPLARIS, Martha" w:date="2020-06-09T06:34:00Z">
        <w:r>
          <w:rPr>
            <w:rFonts w:ascii="Times New Roman" w:hAnsi="Times New Roman" w:cs="Times New Roman"/>
            <w:b/>
            <w:color w:val="C00000"/>
          </w:rPr>
          <w:t>the</w:t>
        </w:r>
      </w:ins>
      <w:ins w:id="749" w:author="DIPLARIS, Martha" w:date="2020-06-09T06:33:00Z">
        <w:r>
          <w:rPr>
            <w:rFonts w:ascii="Times New Roman" w:hAnsi="Times New Roman" w:cs="Times New Roman"/>
            <w:b/>
            <w:color w:val="C00000"/>
          </w:rPr>
          <w:t xml:space="preserve"> </w:t>
        </w:r>
      </w:ins>
      <w:ins w:id="750" w:author="DIPLARIS, Martha" w:date="2020-06-09T06:34:00Z">
        <w:r>
          <w:rPr>
            <w:rFonts w:ascii="Times New Roman" w:hAnsi="Times New Roman" w:cs="Times New Roman"/>
            <w:b/>
            <w:color w:val="C00000"/>
          </w:rPr>
          <w:t>correct row f</w:t>
        </w:r>
        <w:bookmarkStart w:id="751" w:name="_GoBack"/>
        <w:bookmarkEnd w:id="751"/>
        <w:r>
          <w:rPr>
            <w:rFonts w:ascii="Times New Roman" w:hAnsi="Times New Roman" w:cs="Times New Roman"/>
            <w:b/>
            <w:color w:val="C00000"/>
          </w:rPr>
          <w:t>or the conc at equilibrium</w:t>
        </w:r>
      </w:ins>
    </w:p>
    <w:p w14:paraId="60245F64" w14:textId="77777777" w:rsidR="00F023E1" w:rsidRPr="00F023E1" w:rsidRDefault="00F023E1" w:rsidP="00F023E1">
      <w:pPr>
        <w:pStyle w:val="ListParagraph"/>
        <w:tabs>
          <w:tab w:val="left" w:pos="1134"/>
        </w:tabs>
        <w:spacing w:after="0" w:line="240" w:lineRule="auto"/>
        <w:ind w:left="800"/>
        <w:rPr>
          <w:ins w:id="752" w:author="DIPLARIS, Martha" w:date="2020-06-09T06:31:00Z"/>
          <w:rFonts w:ascii="Times New Roman" w:hAnsi="Times New Roman" w:cs="Times New Roman"/>
          <w:b/>
          <w:color w:val="C00000"/>
          <w:rPrChange w:id="753" w:author="DIPLARIS, Martha" w:date="2020-06-09T06:33:00Z">
            <w:rPr>
              <w:ins w:id="754" w:author="DIPLARIS, Martha" w:date="2020-06-09T06:31:00Z"/>
              <w:rFonts w:ascii="Times New Roman" w:hAnsi="Times New Roman" w:cs="Times New Roman"/>
              <w:sz w:val="36"/>
              <w:szCs w:val="36"/>
            </w:rPr>
          </w:rPrChange>
        </w:rPr>
      </w:pPr>
    </w:p>
    <w:p w14:paraId="649FB419" w14:textId="52DB643C" w:rsidR="00F023E1" w:rsidRDefault="00F023E1" w:rsidP="00F023E1">
      <w:pPr>
        <w:pStyle w:val="ListParagraph"/>
        <w:tabs>
          <w:tab w:val="left" w:pos="1134"/>
        </w:tabs>
        <w:spacing w:after="0" w:line="240" w:lineRule="auto"/>
        <w:ind w:left="800" w:right="-472"/>
        <w:rPr>
          <w:ins w:id="755" w:author="DIPLARIS, Martha" w:date="2020-06-09T06:34:00Z"/>
          <w:rFonts w:ascii="Times New Roman" w:eastAsiaTheme="minorEastAsia" w:hAnsi="Times New Roman" w:cs="Times New Roman"/>
          <w:color w:val="C00000"/>
          <w:sz w:val="36"/>
          <w:szCs w:val="36"/>
        </w:rPr>
      </w:pPr>
      <w:ins w:id="756" w:author="DIPLARIS, Martha" w:date="2020-06-09T06:31:00Z">
        <w:r w:rsidRPr="00475114">
          <w:rPr>
            <w:rFonts w:ascii="Times New Roman" w:hAnsi="Times New Roman" w:cs="Times New Roman"/>
            <w:color w:val="C00000"/>
          </w:rPr>
          <w:t xml:space="preserve">K = </w:t>
        </w:r>
        <m:oMath>
          <m:f>
            <m:fPr>
              <m:ctrlPr>
                <w:rPr>
                  <w:rFonts w:ascii="Cambria Math" w:hAnsi="Cambria Math" w:cs="Times New Roman"/>
                  <w:i/>
                  <w:color w:val="C00000"/>
                  <w:sz w:val="36"/>
                  <w:szCs w:val="36"/>
                </w:rPr>
              </m:ctrlPr>
            </m:fPr>
            <m:num>
              <m:d>
                <m:dPr>
                  <m:begChr m:val="["/>
                  <m:endChr m:val="]"/>
                  <m:ctrlPr>
                    <w:rPr>
                      <w:rFonts w:ascii="Cambria Math" w:hAnsi="Cambria Math" w:cs="Times New Roman"/>
                      <w:i/>
                      <w:color w:val="C00000"/>
                      <w:sz w:val="36"/>
                      <w:szCs w:val="36"/>
                    </w:rPr>
                  </m:ctrlPr>
                </m:dPr>
                <m:e>
                  <m:r>
                    <m:rPr>
                      <m:sty m:val="p"/>
                    </m:rPr>
                    <w:rPr>
                      <w:rFonts w:ascii="Cambria Math" w:hAnsi="Cambria Math" w:cs="Times New Roman"/>
                      <w:color w:val="C00000"/>
                      <w:sz w:val="36"/>
                      <w:szCs w:val="36"/>
                    </w:rPr>
                    <m:t>H</m:t>
                  </m:r>
                  <m:r>
                    <m:rPr>
                      <m:sty m:val="p"/>
                    </m:rPr>
                    <w:rPr>
                      <w:rFonts w:ascii="Cambria Math" w:hAnsi="Cambria Math" w:cs="Times New Roman"/>
                      <w:color w:val="C00000"/>
                      <w:sz w:val="36"/>
                      <w:szCs w:val="36"/>
                      <w:vertAlign w:val="subscript"/>
                    </w:rPr>
                    <m:t>2</m:t>
                  </m:r>
                  <m:ctrlPr>
                    <w:rPr>
                      <w:rFonts w:ascii="Cambria Math" w:hAnsi="Times New Roman" w:cs="Times New Roman"/>
                      <w:color w:val="C00000"/>
                      <w:sz w:val="36"/>
                      <w:szCs w:val="36"/>
                      <w:vertAlign w:val="subscript"/>
                    </w:rPr>
                  </m:ctrlPr>
                </m:e>
              </m:d>
              <m:r>
                <m:rPr>
                  <m:sty m:val="p"/>
                </m:rPr>
                <w:rPr>
                  <w:rFonts w:ascii="Cambria Math" w:hAnsi="Times New Roman" w:cs="Times New Roman"/>
                  <w:color w:val="C00000"/>
                  <w:sz w:val="36"/>
                  <w:szCs w:val="36"/>
                  <w:vertAlign w:val="subscript"/>
                </w:rPr>
                <m:t>[</m:t>
              </m:r>
              <m:r>
                <m:rPr>
                  <m:sty m:val="p"/>
                </m:rPr>
                <w:rPr>
                  <w:rFonts w:ascii="Cambria Math" w:hAnsi="Cambria Math" w:cs="Times New Roman"/>
                  <w:color w:val="C00000"/>
                  <w:sz w:val="36"/>
                  <w:szCs w:val="36"/>
                </w:rPr>
                <m:t>I</m:t>
              </m:r>
              <m:r>
                <m:rPr>
                  <m:sty m:val="p"/>
                </m:rPr>
                <w:rPr>
                  <w:rFonts w:ascii="Cambria Math" w:hAnsi="Cambria Math" w:cs="Times New Roman"/>
                  <w:color w:val="C00000"/>
                  <w:sz w:val="36"/>
                  <w:szCs w:val="36"/>
                  <w:vertAlign w:val="subscript"/>
                </w:rPr>
                <m:t>2</m:t>
              </m:r>
              <m:r>
                <m:rPr>
                  <m:sty m:val="p"/>
                </m:rPr>
                <w:rPr>
                  <w:rFonts w:ascii="Cambria Math" w:hAnsi="Times New Roman" w:cs="Times New Roman"/>
                  <w:color w:val="C00000"/>
                  <w:sz w:val="36"/>
                  <w:szCs w:val="36"/>
                  <w:vertAlign w:val="subscript"/>
                </w:rPr>
                <m:t>]</m:t>
              </m:r>
            </m:num>
            <m:den>
              <m:sSup>
                <m:sSupPr>
                  <m:ctrlPr>
                    <w:rPr>
                      <w:rFonts w:ascii="Cambria Math" w:hAnsi="Cambria Math" w:cs="Times New Roman"/>
                      <w:i/>
                      <w:color w:val="C00000"/>
                      <w:sz w:val="36"/>
                      <w:szCs w:val="36"/>
                    </w:rPr>
                  </m:ctrlPr>
                </m:sSupPr>
                <m:e>
                  <m:r>
                    <w:rPr>
                      <w:rFonts w:ascii="Cambria Math" w:hAnsi="Cambria Math" w:cs="Times New Roman"/>
                      <w:color w:val="C00000"/>
                      <w:sz w:val="36"/>
                      <w:szCs w:val="36"/>
                    </w:rPr>
                    <m:t>[HI]</m:t>
                  </m:r>
                </m:e>
                <m:sup>
                  <m:r>
                    <w:rPr>
                      <w:rFonts w:ascii="Cambria Math" w:hAnsi="Cambria Math" w:cs="Times New Roman"/>
                      <w:color w:val="C00000"/>
                      <w:sz w:val="36"/>
                      <w:szCs w:val="36"/>
                    </w:rPr>
                    <m:t>2</m:t>
                  </m:r>
                </m:sup>
              </m:sSup>
            </m:den>
          </m:f>
        </m:oMath>
        <w:r w:rsidRPr="00475114">
          <w:rPr>
            <w:rFonts w:ascii="Times New Roman" w:eastAsiaTheme="minorEastAsia" w:hAnsi="Times New Roman" w:cs="Times New Roman"/>
            <w:color w:val="C00000"/>
            <w:sz w:val="36"/>
            <w:szCs w:val="36"/>
          </w:rPr>
          <w:t xml:space="preserve"> </w:t>
        </w:r>
      </w:ins>
      <w:ins w:id="757" w:author="DIPLARIS, Martha" w:date="2020-06-09T06:34:00Z">
        <w:r>
          <w:rPr>
            <w:rFonts w:ascii="Times New Roman" w:eastAsiaTheme="minorEastAsia" w:hAnsi="Times New Roman" w:cs="Times New Roman"/>
            <w:color w:val="C00000"/>
            <w:sz w:val="36"/>
            <w:szCs w:val="36"/>
          </w:rPr>
          <w:t xml:space="preserve">                      </w:t>
        </w:r>
        <w:r w:rsidRPr="00F023E1">
          <w:rPr>
            <w:rFonts w:ascii="Times New Roman" w:eastAsiaTheme="minorEastAsia" w:hAnsi="Times New Roman" w:cs="Times New Roman"/>
            <w:b/>
            <w:color w:val="C00000"/>
            <w:rPrChange w:id="758" w:author="DIPLARIS, Martha" w:date="2020-06-09T06:34:00Z">
              <w:rPr>
                <w:rFonts w:ascii="Times New Roman" w:eastAsiaTheme="minorEastAsia" w:hAnsi="Times New Roman" w:cs="Times New Roman"/>
                <w:color w:val="C00000"/>
                <w:sz w:val="36"/>
                <w:szCs w:val="36"/>
              </w:rPr>
            </w:rPrChange>
          </w:rPr>
          <w:t>1 mark for the expression</w:t>
        </w:r>
      </w:ins>
      <w:ins w:id="759" w:author="DIPLARIS, Martha" w:date="2020-06-09T06:37:00Z">
        <w:r w:rsidR="00E307DE">
          <w:rPr>
            <w:rFonts w:ascii="Times New Roman" w:eastAsiaTheme="minorEastAsia" w:hAnsi="Times New Roman" w:cs="Times New Roman"/>
            <w:b/>
            <w:color w:val="C00000"/>
          </w:rPr>
          <w:t xml:space="preserve"> or the substitution of values</w:t>
        </w:r>
      </w:ins>
    </w:p>
    <w:p w14:paraId="30BF3F3F" w14:textId="45179B34" w:rsidR="00F023E1" w:rsidRPr="00F023E1" w:rsidRDefault="00F023E1" w:rsidP="00F023E1">
      <w:pPr>
        <w:pStyle w:val="ListParagraph"/>
        <w:tabs>
          <w:tab w:val="left" w:pos="1134"/>
        </w:tabs>
        <w:spacing w:after="0" w:line="240" w:lineRule="auto"/>
        <w:ind w:left="800" w:right="-472"/>
        <w:rPr>
          <w:ins w:id="760" w:author="DIPLARIS, Martha" w:date="2020-06-09T06:31:00Z"/>
          <w:rFonts w:ascii="Times New Roman" w:hAnsi="Times New Roman" w:cs="Times New Roman"/>
          <w:b/>
          <w:color w:val="C00000"/>
          <w:rPrChange w:id="761" w:author="DIPLARIS, Martha" w:date="2020-06-09T06:32:00Z">
            <w:rPr>
              <w:ins w:id="762" w:author="DIPLARIS, Martha" w:date="2020-06-09T06:31:00Z"/>
              <w:rFonts w:ascii="Times New Roman" w:hAnsi="Times New Roman" w:cs="Times New Roman"/>
              <w:color w:val="C00000"/>
            </w:rPr>
          </w:rPrChange>
        </w:rPr>
      </w:pPr>
      <w:ins w:id="763" w:author="DIPLARIS, Martha" w:date="2020-06-09T06:31:00Z">
        <w:r w:rsidRPr="00475114">
          <w:rPr>
            <w:rFonts w:ascii="Times New Roman" w:eastAsiaTheme="minorEastAsia" w:hAnsi="Times New Roman" w:cs="Times New Roman"/>
            <w:color w:val="C00000"/>
            <w:sz w:val="36"/>
            <w:szCs w:val="36"/>
          </w:rPr>
          <w:t xml:space="preserve">= </w:t>
        </w:r>
        <m:oMath>
          <m:f>
            <m:fPr>
              <m:ctrlPr>
                <w:rPr>
                  <w:rFonts w:ascii="Cambria Math" w:eastAsiaTheme="minorEastAsia" w:hAnsi="Cambria Math" w:cs="Times New Roman"/>
                  <w:i/>
                  <w:color w:val="C00000"/>
                  <w:sz w:val="36"/>
                  <w:szCs w:val="36"/>
                </w:rPr>
              </m:ctrlPr>
            </m:fPr>
            <m:num>
              <m:r>
                <w:rPr>
                  <w:rFonts w:ascii="Cambria Math" w:eastAsiaTheme="minorEastAsia" w:hAnsi="Cambria Math" w:cs="Times New Roman"/>
                  <w:color w:val="C00000"/>
                  <w:sz w:val="36"/>
                  <w:szCs w:val="36"/>
                </w:rPr>
                <m:t>0.125 x 0.125</m:t>
              </m:r>
            </m:num>
            <m:den>
              <m:sSup>
                <m:sSupPr>
                  <m:ctrlPr>
                    <w:rPr>
                      <w:rFonts w:ascii="Cambria Math" w:eastAsiaTheme="minorEastAsia" w:hAnsi="Cambria Math" w:cs="Times New Roman"/>
                      <w:i/>
                      <w:color w:val="C00000"/>
                      <w:sz w:val="36"/>
                      <w:szCs w:val="36"/>
                    </w:rPr>
                  </m:ctrlPr>
                </m:sSupPr>
                <m:e>
                  <m:r>
                    <w:rPr>
                      <w:rFonts w:ascii="Cambria Math" w:eastAsiaTheme="minorEastAsia" w:hAnsi="Cambria Math" w:cs="Times New Roman"/>
                      <w:color w:val="C00000"/>
                      <w:sz w:val="36"/>
                      <w:szCs w:val="36"/>
                    </w:rPr>
                    <m:t>(1.75)</m:t>
                  </m:r>
                </m:e>
                <m:sup>
                  <m:r>
                    <w:rPr>
                      <w:rFonts w:ascii="Cambria Math" w:eastAsiaTheme="minorEastAsia" w:hAnsi="Cambria Math" w:cs="Times New Roman"/>
                      <w:color w:val="C00000"/>
                      <w:sz w:val="36"/>
                      <w:szCs w:val="36"/>
                    </w:rPr>
                    <m:t>2</m:t>
                  </m:r>
                </m:sup>
              </m:sSup>
            </m:den>
          </m:f>
        </m:oMath>
        <w:r w:rsidRPr="00475114">
          <w:rPr>
            <w:rFonts w:ascii="Times New Roman" w:eastAsiaTheme="minorEastAsia" w:hAnsi="Times New Roman" w:cs="Times New Roman"/>
            <w:color w:val="C00000"/>
            <w:sz w:val="36"/>
            <w:szCs w:val="36"/>
          </w:rPr>
          <w:t xml:space="preserve"> = </w:t>
        </w:r>
        <w:r w:rsidRPr="00475114">
          <w:rPr>
            <w:rFonts w:ascii="Times New Roman" w:eastAsiaTheme="minorEastAsia" w:hAnsi="Times New Roman" w:cs="Times New Roman"/>
            <w:color w:val="C00000"/>
          </w:rPr>
          <w:t xml:space="preserve">5.1 x 10 </w:t>
        </w:r>
        <w:r w:rsidRPr="00475114">
          <w:rPr>
            <w:rFonts w:ascii="Times New Roman" w:eastAsiaTheme="minorEastAsia" w:hAnsi="Times New Roman" w:cs="Times New Roman"/>
            <w:color w:val="C00000"/>
            <w:vertAlign w:val="superscript"/>
          </w:rPr>
          <w:t>-3</w:t>
        </w:r>
      </w:ins>
      <w:ins w:id="764" w:author="DIPLARIS, Martha" w:date="2020-06-09T06:32:00Z">
        <w:r>
          <w:rPr>
            <w:rFonts w:ascii="Times New Roman" w:eastAsiaTheme="minorEastAsia" w:hAnsi="Times New Roman" w:cs="Times New Roman"/>
            <w:color w:val="C00000"/>
            <w:vertAlign w:val="superscript"/>
          </w:rPr>
          <w:t xml:space="preserve">  </w:t>
        </w:r>
        <w:r>
          <w:rPr>
            <w:rFonts w:ascii="Times New Roman" w:eastAsiaTheme="minorEastAsia" w:hAnsi="Times New Roman" w:cs="Times New Roman"/>
            <w:color w:val="C00000"/>
          </w:rPr>
          <w:t xml:space="preserve">   </w:t>
        </w:r>
        <w:r w:rsidRPr="00F023E1">
          <w:rPr>
            <w:rFonts w:ascii="Times New Roman" w:eastAsiaTheme="minorEastAsia" w:hAnsi="Times New Roman" w:cs="Times New Roman"/>
            <w:b/>
            <w:color w:val="C00000"/>
            <w:rPrChange w:id="765" w:author="DIPLARIS, Martha" w:date="2020-06-09T06:32:00Z">
              <w:rPr>
                <w:rFonts w:ascii="Times New Roman" w:eastAsiaTheme="minorEastAsia" w:hAnsi="Times New Roman" w:cs="Times New Roman"/>
                <w:color w:val="C00000"/>
              </w:rPr>
            </w:rPrChange>
          </w:rPr>
          <w:t xml:space="preserve">1 mark for final answer with </w:t>
        </w:r>
        <w:r>
          <w:rPr>
            <w:rFonts w:ascii="Times New Roman" w:eastAsiaTheme="minorEastAsia" w:hAnsi="Times New Roman" w:cs="Times New Roman"/>
            <w:b/>
            <w:color w:val="C00000"/>
          </w:rPr>
          <w:t>2 sig. fig.</w:t>
        </w:r>
      </w:ins>
    </w:p>
    <w:p w14:paraId="1935D704" w14:textId="57C55416" w:rsidR="00117285" w:rsidDel="00F023E1" w:rsidRDefault="00117285" w:rsidP="00F857B5">
      <w:pPr>
        <w:tabs>
          <w:tab w:val="left" w:pos="1134"/>
        </w:tabs>
        <w:spacing w:after="0" w:line="240" w:lineRule="auto"/>
        <w:rPr>
          <w:del w:id="766" w:author="DIPLARIS, Martha" w:date="2020-06-09T06:36:00Z"/>
          <w:rFonts w:ascii="Times New Roman" w:hAnsi="Times New Roman" w:cs="Times New Roman"/>
        </w:rPr>
      </w:pPr>
    </w:p>
    <w:p w14:paraId="070E9A86" w14:textId="67C2502A" w:rsidR="00F857B5" w:rsidRPr="00F857B5" w:rsidDel="00F023E1" w:rsidRDefault="00F857B5" w:rsidP="00F857B5">
      <w:pPr>
        <w:tabs>
          <w:tab w:val="left" w:pos="1134"/>
        </w:tabs>
        <w:spacing w:after="0" w:line="240" w:lineRule="auto"/>
        <w:rPr>
          <w:del w:id="767" w:author="DIPLARIS, Martha" w:date="2020-06-09T06:36:00Z"/>
          <w:rFonts w:ascii="Times New Roman" w:hAnsi="Times New Roman" w:cs="Times New Roman"/>
        </w:rPr>
      </w:pPr>
    </w:p>
    <w:p w14:paraId="46E2D0B4" w14:textId="49C43F3B" w:rsidR="00986251" w:rsidDel="00F023E1" w:rsidRDefault="00986251" w:rsidP="0054116A">
      <w:pPr>
        <w:tabs>
          <w:tab w:val="left" w:pos="1134"/>
        </w:tabs>
        <w:spacing w:after="0" w:line="240" w:lineRule="auto"/>
        <w:rPr>
          <w:del w:id="768" w:author="DIPLARIS, Martha" w:date="2020-06-09T06:36:00Z"/>
          <w:rFonts w:ascii="Times New Roman" w:hAnsi="Times New Roman" w:cs="Times New Roman"/>
        </w:rPr>
      </w:pPr>
    </w:p>
    <w:p w14:paraId="08BA8E5B" w14:textId="77777777" w:rsidR="00986251" w:rsidRPr="00986251" w:rsidDel="00F023E1" w:rsidRDefault="00986251" w:rsidP="0054116A">
      <w:pPr>
        <w:tabs>
          <w:tab w:val="left" w:pos="1134"/>
        </w:tabs>
        <w:spacing w:after="0" w:line="240" w:lineRule="auto"/>
        <w:rPr>
          <w:del w:id="769" w:author="DIPLARIS, Martha" w:date="2020-06-09T06:36:00Z"/>
          <w:rFonts w:ascii="Times New Roman" w:hAnsi="Times New Roman" w:cs="Times New Roman"/>
        </w:rPr>
      </w:pPr>
    </w:p>
    <w:p w14:paraId="7537D8E8" w14:textId="2BCA1FC6" w:rsidR="004377DD" w:rsidRPr="00C06890" w:rsidDel="00F023E1" w:rsidRDefault="004377DD" w:rsidP="00C06890">
      <w:pPr>
        <w:spacing w:after="120" w:line="240" w:lineRule="auto"/>
        <w:rPr>
          <w:del w:id="770" w:author="DIPLARIS, Martha" w:date="2020-06-09T06:36:00Z"/>
          <w:rFonts w:ascii="Times New Roman" w:eastAsia="MS Mincho" w:hAnsi="Times New Roman" w:cs="Times New Roman"/>
          <w:color w:val="000000" w:themeColor="text1"/>
        </w:rPr>
      </w:pPr>
    </w:p>
    <w:p w14:paraId="5AB264F7" w14:textId="4C7AD63C" w:rsidR="00E63310" w:rsidRPr="00E26272" w:rsidDel="00F023E1" w:rsidRDefault="00E63310" w:rsidP="00475923">
      <w:pPr>
        <w:spacing w:after="0" w:line="240" w:lineRule="auto"/>
        <w:ind w:left="-567"/>
        <w:rPr>
          <w:del w:id="771" w:author="DIPLARIS, Martha" w:date="2020-06-09T06:36:00Z"/>
          <w:rFonts w:ascii="Times New Roman" w:eastAsia="MS Mincho" w:hAnsi="Times New Roman" w:cs="Times New Roman"/>
          <w:color w:val="FF0000"/>
          <w:highlight w:val="yellow"/>
        </w:rPr>
      </w:pPr>
    </w:p>
    <w:p w14:paraId="4BCDDCE9" w14:textId="435530DA" w:rsidR="00281FC5" w:rsidDel="00F023E1" w:rsidRDefault="00281FC5" w:rsidP="001C1781">
      <w:pPr>
        <w:spacing w:after="0"/>
        <w:rPr>
          <w:del w:id="772" w:author="DIPLARIS, Martha" w:date="2020-06-09T06:36:00Z"/>
          <w:rFonts w:ascii="Times New Roman" w:eastAsia="MS Mincho" w:hAnsi="Times New Roman" w:cs="Times New Roman"/>
          <w:color w:val="000000" w:themeColor="text1"/>
        </w:rPr>
      </w:pPr>
    </w:p>
    <w:p w14:paraId="363FE72D" w14:textId="11399074" w:rsidR="00281FC5" w:rsidDel="00F023E1" w:rsidRDefault="00281FC5" w:rsidP="001C1781">
      <w:pPr>
        <w:spacing w:after="0"/>
        <w:rPr>
          <w:del w:id="773" w:author="DIPLARIS, Martha" w:date="2020-06-09T06:36:00Z"/>
          <w:rFonts w:ascii="Times New Roman" w:eastAsia="MS Mincho" w:hAnsi="Times New Roman" w:cs="Times New Roman"/>
          <w:color w:val="000000" w:themeColor="text1"/>
        </w:rPr>
      </w:pPr>
    </w:p>
    <w:p w14:paraId="7C891262" w14:textId="34476C79" w:rsidR="00281FC5" w:rsidRDefault="00281FC5" w:rsidP="001C1781">
      <w:pPr>
        <w:spacing w:after="0"/>
        <w:rPr>
          <w:rFonts w:ascii="Times New Roman" w:eastAsia="MS Mincho" w:hAnsi="Times New Roman" w:cs="Times New Roman"/>
          <w:color w:val="000000" w:themeColor="text1"/>
        </w:rPr>
      </w:pPr>
    </w:p>
    <w:p w14:paraId="331928A9" w14:textId="77777777" w:rsidR="00281FC5" w:rsidRPr="00281FC5" w:rsidRDefault="00281FC5" w:rsidP="001C1781">
      <w:pPr>
        <w:spacing w:after="0"/>
        <w:rPr>
          <w:rFonts w:ascii="Times New Roman" w:eastAsia="MS Mincho" w:hAnsi="Times New Roman" w:cs="Times New Roman"/>
          <w:color w:val="000000" w:themeColor="text1"/>
        </w:rPr>
      </w:pPr>
    </w:p>
    <w:p w14:paraId="7AAC66C2" w14:textId="493704EC" w:rsidR="00613A97" w:rsidRPr="00E26272" w:rsidRDefault="00613A97" w:rsidP="0095452D">
      <w:pPr>
        <w:spacing w:after="0"/>
        <w:ind w:left="360"/>
        <w:jc w:val="right"/>
        <w:rPr>
          <w:rFonts w:ascii="Times New Roman" w:eastAsia="MS Mincho" w:hAnsi="Times New Roman" w:cs="Times New Roman"/>
          <w:color w:val="FF0000"/>
        </w:rPr>
      </w:pPr>
    </w:p>
    <w:p w14:paraId="2C60EB48" w14:textId="3A3AFB72" w:rsidR="005A69F5" w:rsidRPr="009C6B08" w:rsidRDefault="005A69F5" w:rsidP="005A69F5">
      <w:pPr>
        <w:spacing w:after="0"/>
        <w:jc w:val="center"/>
        <w:rPr>
          <w:rFonts w:ascii="Times New Roman" w:hAnsi="Times New Roman" w:cs="Times New Roman"/>
          <w:b/>
          <w:color w:val="000000" w:themeColor="text1"/>
          <w:sz w:val="32"/>
          <w:szCs w:val="32"/>
        </w:rPr>
      </w:pPr>
      <w:r w:rsidRPr="009C6B08">
        <w:rPr>
          <w:rFonts w:ascii="Times New Roman" w:hAnsi="Times New Roman" w:cs="Times New Roman"/>
          <w:b/>
          <w:color w:val="000000" w:themeColor="text1"/>
          <w:sz w:val="32"/>
          <w:szCs w:val="32"/>
        </w:rPr>
        <w:t xml:space="preserve">END of TASK </w:t>
      </w:r>
    </w:p>
    <w:sectPr w:rsidR="005A69F5" w:rsidRPr="009C6B08" w:rsidSect="001D1D78">
      <w:pgSz w:w="11906" w:h="16838" w:code="9"/>
      <w:pgMar w:top="851" w:right="1440" w:bottom="851" w:left="1440" w:header="57" w:footer="0"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E939880" w16cid:durableId="207874A9"/>
  <w16cid:commentId w16cid:paraId="3C2A66C8" w16cid:durableId="20787B15"/>
  <w16cid:commentId w16cid:paraId="14E52EA9" w16cid:durableId="20787D45"/>
  <w16cid:commentId w16cid:paraId="78102A97" w16cid:durableId="20787E7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6CF7AB" w14:textId="77777777" w:rsidR="00A82058" w:rsidRDefault="00A82058" w:rsidP="00811171">
      <w:pPr>
        <w:spacing w:after="0" w:line="240" w:lineRule="auto"/>
      </w:pPr>
      <w:r>
        <w:separator/>
      </w:r>
    </w:p>
  </w:endnote>
  <w:endnote w:type="continuationSeparator" w:id="0">
    <w:p w14:paraId="2523EF59" w14:textId="77777777" w:rsidR="00A82058" w:rsidRDefault="00A82058" w:rsidP="00811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0"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AFD8D" w14:textId="77777777" w:rsidR="005B43FD" w:rsidRDefault="005B43FD" w:rsidP="008264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2388A4" w14:textId="77777777" w:rsidR="00A82058" w:rsidRDefault="00A82058" w:rsidP="00811171">
      <w:pPr>
        <w:spacing w:after="0" w:line="240" w:lineRule="auto"/>
      </w:pPr>
      <w:r>
        <w:separator/>
      </w:r>
    </w:p>
  </w:footnote>
  <w:footnote w:type="continuationSeparator" w:id="0">
    <w:p w14:paraId="6DFF58AE" w14:textId="77777777" w:rsidR="00A82058" w:rsidRDefault="00A82058" w:rsidP="00811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4F9CF" w14:textId="77777777" w:rsidR="005B43FD" w:rsidRPr="00DA6DAA" w:rsidRDefault="005B43FD" w:rsidP="00826442">
    <w:pPr>
      <w:pStyle w:val="Header"/>
      <w:framePr w:wrap="around" w:vAnchor="text" w:hAnchor="page" w:x="5712" w:y="72"/>
      <w:rPr>
        <w:rStyle w:val="PageNumber"/>
        <w:rFonts w:ascii="Times" w:hAnsi="Times"/>
        <w:sz w:val="16"/>
        <w:szCs w:val="16"/>
      </w:rPr>
    </w:pPr>
    <w:r w:rsidRPr="00DA6DAA">
      <w:rPr>
        <w:rStyle w:val="PageNumber"/>
        <w:rFonts w:ascii="Times" w:hAnsi="Times"/>
        <w:sz w:val="16"/>
        <w:szCs w:val="16"/>
      </w:rPr>
      <w:fldChar w:fldCharType="begin"/>
    </w:r>
    <w:r w:rsidRPr="00DA6DAA">
      <w:rPr>
        <w:rStyle w:val="PageNumber"/>
        <w:rFonts w:ascii="Times" w:hAnsi="Times"/>
        <w:sz w:val="16"/>
        <w:szCs w:val="16"/>
      </w:rPr>
      <w:instrText xml:space="preserve">PAGE  </w:instrText>
    </w:r>
    <w:r w:rsidRPr="00DA6DAA">
      <w:rPr>
        <w:rStyle w:val="PageNumber"/>
        <w:rFonts w:ascii="Times" w:hAnsi="Times"/>
        <w:sz w:val="16"/>
        <w:szCs w:val="16"/>
      </w:rPr>
      <w:fldChar w:fldCharType="separate"/>
    </w:r>
    <w:r>
      <w:rPr>
        <w:rStyle w:val="PageNumber"/>
        <w:rFonts w:ascii="Times" w:hAnsi="Times"/>
        <w:noProof/>
        <w:sz w:val="16"/>
        <w:szCs w:val="16"/>
      </w:rPr>
      <w:t>2</w:t>
    </w:r>
    <w:r w:rsidRPr="00DA6DAA">
      <w:rPr>
        <w:rStyle w:val="PageNumber"/>
        <w:rFonts w:ascii="Times" w:hAnsi="Times"/>
        <w:sz w:val="16"/>
        <w:szCs w:val="16"/>
      </w:rPr>
      <w:fldChar w:fldCharType="end"/>
    </w:r>
    <w:r>
      <w:rPr>
        <w:rStyle w:val="PageNumber"/>
        <w:rFonts w:ascii="Times" w:hAnsi="Times"/>
        <w:sz w:val="16"/>
        <w:szCs w:val="16"/>
      </w:rPr>
      <w:t xml:space="preserve"> of 11</w:t>
    </w:r>
  </w:p>
  <w:p w14:paraId="6B3041C1" w14:textId="77777777" w:rsidR="005B43FD" w:rsidRPr="00DA6DAA" w:rsidRDefault="005B43FD">
    <w:pPr>
      <w:pStyle w:val="Header"/>
      <w:rPr>
        <w:rFonts w:ascii="Times New Roman" w:hAnsi="Times New Roman" w:cs="Times New Roman"/>
        <w:sz w:val="16"/>
        <w:szCs w:val="16"/>
      </w:rPr>
    </w:pPr>
    <w:r w:rsidRPr="00DA6DAA">
      <w:rPr>
        <w:rFonts w:ascii="Times New Roman" w:hAnsi="Times New Roman" w:cs="Times New Roman"/>
        <w:sz w:val="16"/>
        <w:szCs w:val="16"/>
      </w:rPr>
      <w:t>2014 Unit 1 Chemistry</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D96182" w14:textId="77777777" w:rsidR="005B43FD" w:rsidRDefault="005B43FD">
    <w:pPr>
      <w:pStyle w:val="Header"/>
      <w:contextualSpacing/>
      <w:rPr>
        <w:rFonts w:ascii="Times New Roman" w:hAnsi="Times New Roman" w:cs="Times New Roman"/>
        <w:sz w:val="18"/>
        <w:szCs w:val="18"/>
      </w:rPr>
    </w:pPr>
  </w:p>
  <w:p w14:paraId="16187EC3" w14:textId="24BA111C" w:rsidR="005B43FD" w:rsidRDefault="005B43FD">
    <w:pPr>
      <w:pStyle w:val="Header"/>
      <w:contextualSpacing/>
      <w:rPr>
        <w:rFonts w:ascii="Times New Roman" w:hAnsi="Times New Roman" w:cs="Times New Roman"/>
        <w:sz w:val="18"/>
        <w:szCs w:val="18"/>
      </w:rPr>
    </w:pPr>
    <w:r>
      <w:rPr>
        <w:rFonts w:ascii="Times New Roman" w:hAnsi="Times New Roman" w:cs="Times New Roman"/>
        <w:sz w:val="18"/>
        <w:szCs w:val="18"/>
      </w:rPr>
      <w:t>2020 Balwyn High School</w:t>
    </w:r>
    <w:r w:rsidRPr="00CE326B">
      <w:rPr>
        <w:rFonts w:ascii="Times New Roman" w:hAnsi="Times New Roman" w:cs="Times New Roman"/>
        <w:sz w:val="18"/>
        <w:szCs w:val="18"/>
      </w:rPr>
      <w:ptab w:relativeTo="margin" w:alignment="center" w:leader="none"/>
    </w:r>
    <w:r w:rsidRPr="00CE326B">
      <w:rPr>
        <w:rFonts w:ascii="Times New Roman" w:hAnsi="Times New Roman" w:cs="Times New Roman"/>
        <w:sz w:val="18"/>
        <w:szCs w:val="18"/>
      </w:rPr>
      <w:t xml:space="preserve">Page </w:t>
    </w:r>
    <w:r w:rsidRPr="00CE326B">
      <w:rPr>
        <w:rFonts w:ascii="Times New Roman" w:hAnsi="Times New Roman" w:cs="Times New Roman"/>
        <w:b/>
        <w:sz w:val="18"/>
        <w:szCs w:val="18"/>
      </w:rPr>
      <w:fldChar w:fldCharType="begin"/>
    </w:r>
    <w:r w:rsidRPr="00CE326B">
      <w:rPr>
        <w:rFonts w:ascii="Times New Roman" w:hAnsi="Times New Roman" w:cs="Times New Roman"/>
        <w:b/>
        <w:sz w:val="18"/>
        <w:szCs w:val="18"/>
      </w:rPr>
      <w:instrText xml:space="preserve"> PAGE  \* Arabic  \* MERGEFORMAT </w:instrText>
    </w:r>
    <w:r w:rsidRPr="00CE326B">
      <w:rPr>
        <w:rFonts w:ascii="Times New Roman" w:hAnsi="Times New Roman" w:cs="Times New Roman"/>
        <w:b/>
        <w:sz w:val="18"/>
        <w:szCs w:val="18"/>
      </w:rPr>
      <w:fldChar w:fldCharType="separate"/>
    </w:r>
    <w:r w:rsidR="00E307DE">
      <w:rPr>
        <w:rFonts w:ascii="Times New Roman" w:hAnsi="Times New Roman" w:cs="Times New Roman"/>
        <w:b/>
        <w:noProof/>
        <w:sz w:val="18"/>
        <w:szCs w:val="18"/>
      </w:rPr>
      <w:t>15</w:t>
    </w:r>
    <w:r w:rsidRPr="00CE326B">
      <w:rPr>
        <w:rFonts w:ascii="Times New Roman" w:hAnsi="Times New Roman" w:cs="Times New Roman"/>
        <w:b/>
        <w:sz w:val="18"/>
        <w:szCs w:val="18"/>
      </w:rPr>
      <w:fldChar w:fldCharType="end"/>
    </w:r>
    <w:r w:rsidRPr="00CE326B">
      <w:rPr>
        <w:rFonts w:ascii="Times New Roman" w:hAnsi="Times New Roman" w:cs="Times New Roman"/>
        <w:sz w:val="18"/>
        <w:szCs w:val="18"/>
      </w:rPr>
      <w:t xml:space="preserve"> of </w:t>
    </w:r>
    <w:r w:rsidRPr="00CE326B">
      <w:rPr>
        <w:rFonts w:ascii="Times New Roman" w:hAnsi="Times New Roman" w:cs="Times New Roman"/>
        <w:b/>
        <w:sz w:val="18"/>
        <w:szCs w:val="18"/>
      </w:rPr>
      <w:fldChar w:fldCharType="begin"/>
    </w:r>
    <w:r w:rsidRPr="00CE326B">
      <w:rPr>
        <w:rFonts w:ascii="Times New Roman" w:hAnsi="Times New Roman" w:cs="Times New Roman"/>
        <w:b/>
        <w:sz w:val="18"/>
        <w:szCs w:val="18"/>
      </w:rPr>
      <w:instrText xml:space="preserve"> NUMPAGES  \* Arabic  \* MERGEFORMAT </w:instrText>
    </w:r>
    <w:r w:rsidRPr="00CE326B">
      <w:rPr>
        <w:rFonts w:ascii="Times New Roman" w:hAnsi="Times New Roman" w:cs="Times New Roman"/>
        <w:b/>
        <w:sz w:val="18"/>
        <w:szCs w:val="18"/>
      </w:rPr>
      <w:fldChar w:fldCharType="separate"/>
    </w:r>
    <w:r w:rsidR="00E307DE">
      <w:rPr>
        <w:rFonts w:ascii="Times New Roman" w:hAnsi="Times New Roman" w:cs="Times New Roman"/>
        <w:b/>
        <w:noProof/>
        <w:sz w:val="18"/>
        <w:szCs w:val="18"/>
      </w:rPr>
      <w:t>15</w:t>
    </w:r>
    <w:r w:rsidRPr="00CE326B">
      <w:rPr>
        <w:rFonts w:ascii="Times New Roman" w:hAnsi="Times New Roman" w:cs="Times New Roman"/>
        <w:b/>
        <w:sz w:val="18"/>
        <w:szCs w:val="18"/>
      </w:rPr>
      <w:fldChar w:fldCharType="end"/>
    </w:r>
    <w:r w:rsidRPr="00CE326B">
      <w:rPr>
        <w:rFonts w:ascii="Times New Roman" w:hAnsi="Times New Roman" w:cs="Times New Roman"/>
        <w:sz w:val="18"/>
        <w:szCs w:val="18"/>
      </w:rPr>
      <w:ptab w:relativeTo="margin" w:alignment="right" w:leader="none"/>
    </w:r>
    <w:r>
      <w:rPr>
        <w:rFonts w:ascii="Times New Roman" w:hAnsi="Times New Roman" w:cs="Times New Roman"/>
        <w:sz w:val="18"/>
        <w:szCs w:val="18"/>
      </w:rPr>
      <w:t>Unit 3 SAC 2 Structured questions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35190"/>
    <w:multiLevelType w:val="hybridMultilevel"/>
    <w:tmpl w:val="2FEC01C8"/>
    <w:lvl w:ilvl="0" w:tplc="20328CC0">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13903EB0"/>
    <w:multiLevelType w:val="hybridMultilevel"/>
    <w:tmpl w:val="4CBC49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16625D6D"/>
    <w:multiLevelType w:val="hybridMultilevel"/>
    <w:tmpl w:val="74322ECA"/>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E69607A"/>
    <w:multiLevelType w:val="hybridMultilevel"/>
    <w:tmpl w:val="E76CD876"/>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17B1A27"/>
    <w:multiLevelType w:val="hybridMultilevel"/>
    <w:tmpl w:val="76F8623A"/>
    <w:lvl w:ilvl="0" w:tplc="DE8E8096">
      <w:start w:val="2"/>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234E1674"/>
    <w:multiLevelType w:val="hybridMultilevel"/>
    <w:tmpl w:val="F75E79DC"/>
    <w:lvl w:ilvl="0" w:tplc="09CC3E10">
      <w:start w:val="1"/>
      <w:numFmt w:val="lowerLetter"/>
      <w:lvlText w:val="%1."/>
      <w:lvlJc w:val="left"/>
      <w:pPr>
        <w:ind w:left="720" w:hanging="360"/>
      </w:pPr>
      <w:rPr>
        <w:rFonts w:eastAsiaTheme="minorHAnsi"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51837FA"/>
    <w:multiLevelType w:val="multilevel"/>
    <w:tmpl w:val="BCD2587A"/>
    <w:lvl w:ilvl="0">
      <w:start w:val="1"/>
      <w:numFmt w:val="upperRoman"/>
      <w:lvlText w:val="%1."/>
      <w:lvlJc w:val="left"/>
      <w:pPr>
        <w:ind w:left="1080" w:hanging="720"/>
      </w:pPr>
      <w:rPr>
        <w:rFonts w:hint="default"/>
      </w:rPr>
    </w:lvl>
    <w:lvl w:ilvl="1">
      <w:numFmt w:val="decimalZero"/>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A0E0759"/>
    <w:multiLevelType w:val="hybridMultilevel"/>
    <w:tmpl w:val="2D72DD7A"/>
    <w:lvl w:ilvl="0" w:tplc="9D5696C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2DD874AB"/>
    <w:multiLevelType w:val="hybridMultilevel"/>
    <w:tmpl w:val="1D6E7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863CA4"/>
    <w:multiLevelType w:val="hybridMultilevel"/>
    <w:tmpl w:val="8C5C1896"/>
    <w:lvl w:ilvl="0" w:tplc="8CBA41E2">
      <w:start w:val="1"/>
      <w:numFmt w:val="lowerLetter"/>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5890485"/>
    <w:multiLevelType w:val="hybridMultilevel"/>
    <w:tmpl w:val="7C7AAFFE"/>
    <w:lvl w:ilvl="0" w:tplc="E86E7FDC">
      <w:start w:val="2"/>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BA26F4A"/>
    <w:multiLevelType w:val="hybridMultilevel"/>
    <w:tmpl w:val="6ABAFABC"/>
    <w:lvl w:ilvl="0" w:tplc="80B4115C">
      <w:start w:val="1"/>
      <w:numFmt w:val="bullet"/>
      <w:lvlText w:val="•"/>
      <w:lvlJc w:val="left"/>
      <w:pPr>
        <w:tabs>
          <w:tab w:val="num" w:pos="720"/>
        </w:tabs>
        <w:ind w:left="720" w:hanging="360"/>
      </w:pPr>
      <w:rPr>
        <w:rFonts w:ascii="Arial" w:hAnsi="Arial" w:hint="default"/>
      </w:rPr>
    </w:lvl>
    <w:lvl w:ilvl="1" w:tplc="3EFA8B7A" w:tentative="1">
      <w:start w:val="1"/>
      <w:numFmt w:val="bullet"/>
      <w:lvlText w:val="•"/>
      <w:lvlJc w:val="left"/>
      <w:pPr>
        <w:tabs>
          <w:tab w:val="num" w:pos="1440"/>
        </w:tabs>
        <w:ind w:left="1440" w:hanging="360"/>
      </w:pPr>
      <w:rPr>
        <w:rFonts w:ascii="Arial" w:hAnsi="Arial" w:hint="default"/>
      </w:rPr>
    </w:lvl>
    <w:lvl w:ilvl="2" w:tplc="45E6112A" w:tentative="1">
      <w:start w:val="1"/>
      <w:numFmt w:val="bullet"/>
      <w:lvlText w:val="•"/>
      <w:lvlJc w:val="left"/>
      <w:pPr>
        <w:tabs>
          <w:tab w:val="num" w:pos="2160"/>
        </w:tabs>
        <w:ind w:left="2160" w:hanging="360"/>
      </w:pPr>
      <w:rPr>
        <w:rFonts w:ascii="Arial" w:hAnsi="Arial" w:hint="default"/>
      </w:rPr>
    </w:lvl>
    <w:lvl w:ilvl="3" w:tplc="DA546908" w:tentative="1">
      <w:start w:val="1"/>
      <w:numFmt w:val="bullet"/>
      <w:lvlText w:val="•"/>
      <w:lvlJc w:val="left"/>
      <w:pPr>
        <w:tabs>
          <w:tab w:val="num" w:pos="2880"/>
        </w:tabs>
        <w:ind w:left="2880" w:hanging="360"/>
      </w:pPr>
      <w:rPr>
        <w:rFonts w:ascii="Arial" w:hAnsi="Arial" w:hint="default"/>
      </w:rPr>
    </w:lvl>
    <w:lvl w:ilvl="4" w:tplc="D64CA0F2" w:tentative="1">
      <w:start w:val="1"/>
      <w:numFmt w:val="bullet"/>
      <w:lvlText w:val="•"/>
      <w:lvlJc w:val="left"/>
      <w:pPr>
        <w:tabs>
          <w:tab w:val="num" w:pos="3600"/>
        </w:tabs>
        <w:ind w:left="3600" w:hanging="360"/>
      </w:pPr>
      <w:rPr>
        <w:rFonts w:ascii="Arial" w:hAnsi="Arial" w:hint="default"/>
      </w:rPr>
    </w:lvl>
    <w:lvl w:ilvl="5" w:tplc="1348FCB8" w:tentative="1">
      <w:start w:val="1"/>
      <w:numFmt w:val="bullet"/>
      <w:lvlText w:val="•"/>
      <w:lvlJc w:val="left"/>
      <w:pPr>
        <w:tabs>
          <w:tab w:val="num" w:pos="4320"/>
        </w:tabs>
        <w:ind w:left="4320" w:hanging="360"/>
      </w:pPr>
      <w:rPr>
        <w:rFonts w:ascii="Arial" w:hAnsi="Arial" w:hint="default"/>
      </w:rPr>
    </w:lvl>
    <w:lvl w:ilvl="6" w:tplc="B35C4444" w:tentative="1">
      <w:start w:val="1"/>
      <w:numFmt w:val="bullet"/>
      <w:lvlText w:val="•"/>
      <w:lvlJc w:val="left"/>
      <w:pPr>
        <w:tabs>
          <w:tab w:val="num" w:pos="5040"/>
        </w:tabs>
        <w:ind w:left="5040" w:hanging="360"/>
      </w:pPr>
      <w:rPr>
        <w:rFonts w:ascii="Arial" w:hAnsi="Arial" w:hint="default"/>
      </w:rPr>
    </w:lvl>
    <w:lvl w:ilvl="7" w:tplc="336ADA8A" w:tentative="1">
      <w:start w:val="1"/>
      <w:numFmt w:val="bullet"/>
      <w:lvlText w:val="•"/>
      <w:lvlJc w:val="left"/>
      <w:pPr>
        <w:tabs>
          <w:tab w:val="num" w:pos="5760"/>
        </w:tabs>
        <w:ind w:left="5760" w:hanging="360"/>
      </w:pPr>
      <w:rPr>
        <w:rFonts w:ascii="Arial" w:hAnsi="Arial" w:hint="default"/>
      </w:rPr>
    </w:lvl>
    <w:lvl w:ilvl="8" w:tplc="78305DA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0A7E70"/>
    <w:multiLevelType w:val="hybridMultilevel"/>
    <w:tmpl w:val="AF0CE4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31C42EF"/>
    <w:multiLevelType w:val="hybridMultilevel"/>
    <w:tmpl w:val="0CFA3882"/>
    <w:lvl w:ilvl="0" w:tplc="A85C40AC">
      <w:start w:val="3"/>
      <w:numFmt w:val="lowerLetter"/>
      <w:lvlText w:val="%1."/>
      <w:lvlJc w:val="left"/>
      <w:pPr>
        <w:ind w:left="720" w:hanging="360"/>
      </w:pPr>
      <w:rPr>
        <w:rFonts w:eastAsiaTheme="minorHAnsi"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6A73B56"/>
    <w:multiLevelType w:val="hybridMultilevel"/>
    <w:tmpl w:val="435EE4F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7D16644"/>
    <w:multiLevelType w:val="hybridMultilevel"/>
    <w:tmpl w:val="3CD08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8A40A62"/>
    <w:multiLevelType w:val="hybridMultilevel"/>
    <w:tmpl w:val="F6E2E838"/>
    <w:lvl w:ilvl="0" w:tplc="0C090015">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4F263408"/>
    <w:multiLevelType w:val="hybridMultilevel"/>
    <w:tmpl w:val="A746BDC8"/>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38C7558"/>
    <w:multiLevelType w:val="hybridMultilevel"/>
    <w:tmpl w:val="30742C24"/>
    <w:lvl w:ilvl="0" w:tplc="0C090019">
      <w:start w:val="1"/>
      <w:numFmt w:val="lowerLetter"/>
      <w:lvlText w:val="%1."/>
      <w:lvlJc w:val="left"/>
      <w:pPr>
        <w:ind w:left="360" w:hanging="360"/>
      </w:pPr>
      <w:rPr>
        <w:rFonts w:hint="default"/>
      </w:rPr>
    </w:lvl>
    <w:lvl w:ilvl="1" w:tplc="0C09001B">
      <w:start w:val="1"/>
      <w:numFmt w:val="lowerRoman"/>
      <w:lvlText w:val="%2."/>
      <w:lvlJc w:val="right"/>
      <w:pPr>
        <w:ind w:left="1298" w:hanging="360"/>
      </w:pPr>
    </w:lvl>
    <w:lvl w:ilvl="2" w:tplc="0C09001B" w:tentative="1">
      <w:start w:val="1"/>
      <w:numFmt w:val="lowerRoman"/>
      <w:lvlText w:val="%3."/>
      <w:lvlJc w:val="right"/>
      <w:pPr>
        <w:ind w:left="2018" w:hanging="180"/>
      </w:pPr>
    </w:lvl>
    <w:lvl w:ilvl="3" w:tplc="0C09000F" w:tentative="1">
      <w:start w:val="1"/>
      <w:numFmt w:val="decimal"/>
      <w:lvlText w:val="%4."/>
      <w:lvlJc w:val="left"/>
      <w:pPr>
        <w:ind w:left="2738" w:hanging="360"/>
      </w:pPr>
    </w:lvl>
    <w:lvl w:ilvl="4" w:tplc="0C090019" w:tentative="1">
      <w:start w:val="1"/>
      <w:numFmt w:val="lowerLetter"/>
      <w:lvlText w:val="%5."/>
      <w:lvlJc w:val="left"/>
      <w:pPr>
        <w:ind w:left="3458" w:hanging="360"/>
      </w:pPr>
    </w:lvl>
    <w:lvl w:ilvl="5" w:tplc="0C09001B" w:tentative="1">
      <w:start w:val="1"/>
      <w:numFmt w:val="lowerRoman"/>
      <w:lvlText w:val="%6."/>
      <w:lvlJc w:val="right"/>
      <w:pPr>
        <w:ind w:left="4178" w:hanging="180"/>
      </w:pPr>
    </w:lvl>
    <w:lvl w:ilvl="6" w:tplc="0C09000F" w:tentative="1">
      <w:start w:val="1"/>
      <w:numFmt w:val="decimal"/>
      <w:lvlText w:val="%7."/>
      <w:lvlJc w:val="left"/>
      <w:pPr>
        <w:ind w:left="4898" w:hanging="360"/>
      </w:pPr>
    </w:lvl>
    <w:lvl w:ilvl="7" w:tplc="0C090019" w:tentative="1">
      <w:start w:val="1"/>
      <w:numFmt w:val="lowerLetter"/>
      <w:lvlText w:val="%8."/>
      <w:lvlJc w:val="left"/>
      <w:pPr>
        <w:ind w:left="5618" w:hanging="360"/>
      </w:pPr>
    </w:lvl>
    <w:lvl w:ilvl="8" w:tplc="0C09001B" w:tentative="1">
      <w:start w:val="1"/>
      <w:numFmt w:val="lowerRoman"/>
      <w:lvlText w:val="%9."/>
      <w:lvlJc w:val="right"/>
      <w:pPr>
        <w:ind w:left="6338" w:hanging="180"/>
      </w:pPr>
    </w:lvl>
  </w:abstractNum>
  <w:abstractNum w:abstractNumId="19" w15:restartNumberingAfterBreak="0">
    <w:nsid w:val="56FD6A67"/>
    <w:multiLevelType w:val="hybridMultilevel"/>
    <w:tmpl w:val="07B0505A"/>
    <w:lvl w:ilvl="0" w:tplc="B798D788">
      <w:start w:val="1"/>
      <w:numFmt w:val="upperLetter"/>
      <w:lvlText w:val="%1."/>
      <w:lvlJc w:val="left"/>
      <w:pPr>
        <w:ind w:left="410" w:hanging="360"/>
      </w:pPr>
      <w:rPr>
        <w:rFonts w:hint="default"/>
        <w:b w:val="0"/>
      </w:rPr>
    </w:lvl>
    <w:lvl w:ilvl="1" w:tplc="0C090019" w:tentative="1">
      <w:start w:val="1"/>
      <w:numFmt w:val="lowerLetter"/>
      <w:lvlText w:val="%2."/>
      <w:lvlJc w:val="left"/>
      <w:pPr>
        <w:ind w:left="1130" w:hanging="360"/>
      </w:pPr>
    </w:lvl>
    <w:lvl w:ilvl="2" w:tplc="0C09001B" w:tentative="1">
      <w:start w:val="1"/>
      <w:numFmt w:val="lowerRoman"/>
      <w:lvlText w:val="%3."/>
      <w:lvlJc w:val="right"/>
      <w:pPr>
        <w:ind w:left="1850" w:hanging="180"/>
      </w:pPr>
    </w:lvl>
    <w:lvl w:ilvl="3" w:tplc="0C09000F" w:tentative="1">
      <w:start w:val="1"/>
      <w:numFmt w:val="decimal"/>
      <w:lvlText w:val="%4."/>
      <w:lvlJc w:val="left"/>
      <w:pPr>
        <w:ind w:left="2570" w:hanging="360"/>
      </w:pPr>
    </w:lvl>
    <w:lvl w:ilvl="4" w:tplc="0C090019" w:tentative="1">
      <w:start w:val="1"/>
      <w:numFmt w:val="lowerLetter"/>
      <w:lvlText w:val="%5."/>
      <w:lvlJc w:val="left"/>
      <w:pPr>
        <w:ind w:left="3290" w:hanging="360"/>
      </w:pPr>
    </w:lvl>
    <w:lvl w:ilvl="5" w:tplc="0C09001B" w:tentative="1">
      <w:start w:val="1"/>
      <w:numFmt w:val="lowerRoman"/>
      <w:lvlText w:val="%6."/>
      <w:lvlJc w:val="right"/>
      <w:pPr>
        <w:ind w:left="4010" w:hanging="180"/>
      </w:pPr>
    </w:lvl>
    <w:lvl w:ilvl="6" w:tplc="0C09000F" w:tentative="1">
      <w:start w:val="1"/>
      <w:numFmt w:val="decimal"/>
      <w:lvlText w:val="%7."/>
      <w:lvlJc w:val="left"/>
      <w:pPr>
        <w:ind w:left="4730" w:hanging="360"/>
      </w:pPr>
    </w:lvl>
    <w:lvl w:ilvl="7" w:tplc="0C090019" w:tentative="1">
      <w:start w:val="1"/>
      <w:numFmt w:val="lowerLetter"/>
      <w:lvlText w:val="%8."/>
      <w:lvlJc w:val="left"/>
      <w:pPr>
        <w:ind w:left="5450" w:hanging="360"/>
      </w:pPr>
    </w:lvl>
    <w:lvl w:ilvl="8" w:tplc="0C09001B" w:tentative="1">
      <w:start w:val="1"/>
      <w:numFmt w:val="lowerRoman"/>
      <w:lvlText w:val="%9."/>
      <w:lvlJc w:val="right"/>
      <w:pPr>
        <w:ind w:left="6170" w:hanging="180"/>
      </w:pPr>
    </w:lvl>
  </w:abstractNum>
  <w:abstractNum w:abstractNumId="20" w15:restartNumberingAfterBreak="0">
    <w:nsid w:val="5E982E02"/>
    <w:multiLevelType w:val="hybridMultilevel"/>
    <w:tmpl w:val="39140FDC"/>
    <w:lvl w:ilvl="0" w:tplc="36A6D44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6B4039DF"/>
    <w:multiLevelType w:val="hybridMultilevel"/>
    <w:tmpl w:val="783645C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0036619"/>
    <w:multiLevelType w:val="hybridMultilevel"/>
    <w:tmpl w:val="11E015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31C4069"/>
    <w:multiLevelType w:val="multilevel"/>
    <w:tmpl w:val="08C4A238"/>
    <w:lvl w:ilvl="0">
      <w:start w:val="1"/>
      <w:numFmt w:val="upperRoman"/>
      <w:lvlText w:val="%1."/>
      <w:lvlJc w:val="left"/>
      <w:pPr>
        <w:ind w:left="1080" w:hanging="720"/>
      </w:pPr>
      <w:rPr>
        <w:rFonts w:hint="default"/>
      </w:rPr>
    </w:lvl>
    <w:lvl w:ilv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24" w15:restartNumberingAfterBreak="0">
    <w:nsid w:val="7B7A4B4A"/>
    <w:multiLevelType w:val="hybridMultilevel"/>
    <w:tmpl w:val="92A09E0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BA671E1"/>
    <w:multiLevelType w:val="hybridMultilevel"/>
    <w:tmpl w:val="2632CAD6"/>
    <w:lvl w:ilvl="0" w:tplc="09CC3E10">
      <w:start w:val="1"/>
      <w:numFmt w:val="lowerLetter"/>
      <w:lvlText w:val="%1."/>
      <w:lvlJc w:val="left"/>
      <w:pPr>
        <w:ind w:left="720" w:hanging="360"/>
      </w:pPr>
      <w:rPr>
        <w:rFonts w:eastAsiaTheme="minorHAnsi"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15"/>
  </w:num>
  <w:num w:numId="3">
    <w:abstractNumId w:val="8"/>
  </w:num>
  <w:num w:numId="4">
    <w:abstractNumId w:val="22"/>
  </w:num>
  <w:num w:numId="5">
    <w:abstractNumId w:val="12"/>
  </w:num>
  <w:num w:numId="6">
    <w:abstractNumId w:val="5"/>
  </w:num>
  <w:num w:numId="7">
    <w:abstractNumId w:val="25"/>
  </w:num>
  <w:num w:numId="8">
    <w:abstractNumId w:val="13"/>
  </w:num>
  <w:num w:numId="9">
    <w:abstractNumId w:val="23"/>
  </w:num>
  <w:num w:numId="10">
    <w:abstractNumId w:val="3"/>
  </w:num>
  <w:num w:numId="11">
    <w:abstractNumId w:val="6"/>
  </w:num>
  <w:num w:numId="12">
    <w:abstractNumId w:val="18"/>
  </w:num>
  <w:num w:numId="13">
    <w:abstractNumId w:val="19"/>
  </w:num>
  <w:num w:numId="14">
    <w:abstractNumId w:val="2"/>
  </w:num>
  <w:num w:numId="15">
    <w:abstractNumId w:val="20"/>
  </w:num>
  <w:num w:numId="16">
    <w:abstractNumId w:val="10"/>
  </w:num>
  <w:num w:numId="17">
    <w:abstractNumId w:val="17"/>
  </w:num>
  <w:num w:numId="18">
    <w:abstractNumId w:val="11"/>
  </w:num>
  <w:num w:numId="19">
    <w:abstractNumId w:val="7"/>
  </w:num>
  <w:num w:numId="20">
    <w:abstractNumId w:val="14"/>
  </w:num>
  <w:num w:numId="21">
    <w:abstractNumId w:val="16"/>
  </w:num>
  <w:num w:numId="22">
    <w:abstractNumId w:val="24"/>
  </w:num>
  <w:num w:numId="23">
    <w:abstractNumId w:val="21"/>
  </w:num>
  <w:num w:numId="24">
    <w:abstractNumId w:val="0"/>
  </w:num>
  <w:num w:numId="25">
    <w:abstractNumId w:val="9"/>
  </w:num>
  <w:num w:numId="26">
    <w:abstractNumId w:val="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IPLARIS, Martha">
    <w15:presenceInfo w15:providerId="AD" w15:userId="S-1-5-21-1292428093-1757981266-682003330-522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trackRevisions/>
  <w:defaultTabStop w:val="2041"/>
  <w:drawingGridHorizontalSpacing w:val="181"/>
  <w:drawingGridVerticalSpacing w:val="181"/>
  <w:doNotUseMarginsForDrawingGridOrigin/>
  <w:drawingGridHorizontalOrigin w:val="720"/>
  <w:drawingGridVerticalOrigin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2CD"/>
    <w:rsid w:val="00004EB0"/>
    <w:rsid w:val="000052C5"/>
    <w:rsid w:val="00005871"/>
    <w:rsid w:val="0000621C"/>
    <w:rsid w:val="00006CF4"/>
    <w:rsid w:val="00010B5E"/>
    <w:rsid w:val="00010FE2"/>
    <w:rsid w:val="000136C9"/>
    <w:rsid w:val="000153D2"/>
    <w:rsid w:val="00016FDE"/>
    <w:rsid w:val="00017168"/>
    <w:rsid w:val="000243E4"/>
    <w:rsid w:val="00025F7F"/>
    <w:rsid w:val="000272C2"/>
    <w:rsid w:val="00027331"/>
    <w:rsid w:val="00030EDC"/>
    <w:rsid w:val="0003197F"/>
    <w:rsid w:val="00033E49"/>
    <w:rsid w:val="000345C6"/>
    <w:rsid w:val="00034E0E"/>
    <w:rsid w:val="00036018"/>
    <w:rsid w:val="00041A50"/>
    <w:rsid w:val="00041EE2"/>
    <w:rsid w:val="00045022"/>
    <w:rsid w:val="0004627E"/>
    <w:rsid w:val="0004655D"/>
    <w:rsid w:val="00047FA3"/>
    <w:rsid w:val="00050364"/>
    <w:rsid w:val="00054411"/>
    <w:rsid w:val="000567E0"/>
    <w:rsid w:val="0006111F"/>
    <w:rsid w:val="00061F74"/>
    <w:rsid w:val="000620AD"/>
    <w:rsid w:val="00065508"/>
    <w:rsid w:val="0006630F"/>
    <w:rsid w:val="00073983"/>
    <w:rsid w:val="00074B43"/>
    <w:rsid w:val="00081168"/>
    <w:rsid w:val="00081DC1"/>
    <w:rsid w:val="00083392"/>
    <w:rsid w:val="00087DD1"/>
    <w:rsid w:val="00095DF4"/>
    <w:rsid w:val="00096602"/>
    <w:rsid w:val="00096BB9"/>
    <w:rsid w:val="000A1CAC"/>
    <w:rsid w:val="000A604F"/>
    <w:rsid w:val="000A61F6"/>
    <w:rsid w:val="000A6B39"/>
    <w:rsid w:val="000A7F70"/>
    <w:rsid w:val="000B0A11"/>
    <w:rsid w:val="000B44F1"/>
    <w:rsid w:val="000B6BF9"/>
    <w:rsid w:val="000B7605"/>
    <w:rsid w:val="000C146C"/>
    <w:rsid w:val="000C790A"/>
    <w:rsid w:val="000D1861"/>
    <w:rsid w:val="000D395D"/>
    <w:rsid w:val="000D71C7"/>
    <w:rsid w:val="000D7665"/>
    <w:rsid w:val="000E0A90"/>
    <w:rsid w:val="000E1D9A"/>
    <w:rsid w:val="000E541F"/>
    <w:rsid w:val="000E7470"/>
    <w:rsid w:val="000E77A6"/>
    <w:rsid w:val="000F0B68"/>
    <w:rsid w:val="000F3036"/>
    <w:rsid w:val="000F5AAD"/>
    <w:rsid w:val="000F6096"/>
    <w:rsid w:val="0010392B"/>
    <w:rsid w:val="00103CEB"/>
    <w:rsid w:val="0011269C"/>
    <w:rsid w:val="001130FF"/>
    <w:rsid w:val="0011543A"/>
    <w:rsid w:val="00117179"/>
    <w:rsid w:val="00117285"/>
    <w:rsid w:val="001213E9"/>
    <w:rsid w:val="00123C8D"/>
    <w:rsid w:val="00126664"/>
    <w:rsid w:val="00132985"/>
    <w:rsid w:val="00137C62"/>
    <w:rsid w:val="001426CC"/>
    <w:rsid w:val="0014780E"/>
    <w:rsid w:val="001479D0"/>
    <w:rsid w:val="001513F7"/>
    <w:rsid w:val="0015551D"/>
    <w:rsid w:val="001561DF"/>
    <w:rsid w:val="001561F8"/>
    <w:rsid w:val="00157AE2"/>
    <w:rsid w:val="00161248"/>
    <w:rsid w:val="001616DD"/>
    <w:rsid w:val="0017026F"/>
    <w:rsid w:val="00171F9E"/>
    <w:rsid w:val="001748CE"/>
    <w:rsid w:val="00175B10"/>
    <w:rsid w:val="00181C80"/>
    <w:rsid w:val="00186B5F"/>
    <w:rsid w:val="0019544D"/>
    <w:rsid w:val="00196F27"/>
    <w:rsid w:val="001A0B74"/>
    <w:rsid w:val="001A0C46"/>
    <w:rsid w:val="001A28BE"/>
    <w:rsid w:val="001A2E20"/>
    <w:rsid w:val="001A7595"/>
    <w:rsid w:val="001A7BCA"/>
    <w:rsid w:val="001B4DAA"/>
    <w:rsid w:val="001C1781"/>
    <w:rsid w:val="001C6EC4"/>
    <w:rsid w:val="001C7769"/>
    <w:rsid w:val="001C7A5D"/>
    <w:rsid w:val="001D1D78"/>
    <w:rsid w:val="001E0CCD"/>
    <w:rsid w:val="001E1824"/>
    <w:rsid w:val="001E6095"/>
    <w:rsid w:val="001E60CA"/>
    <w:rsid w:val="001E73EB"/>
    <w:rsid w:val="001F7355"/>
    <w:rsid w:val="00204CAE"/>
    <w:rsid w:val="00204E3B"/>
    <w:rsid w:val="002058EB"/>
    <w:rsid w:val="0020674A"/>
    <w:rsid w:val="002104C6"/>
    <w:rsid w:val="002115AD"/>
    <w:rsid w:val="002140FF"/>
    <w:rsid w:val="002159D7"/>
    <w:rsid w:val="00216610"/>
    <w:rsid w:val="00216B64"/>
    <w:rsid w:val="00216F5E"/>
    <w:rsid w:val="002262BF"/>
    <w:rsid w:val="0023234F"/>
    <w:rsid w:val="00232766"/>
    <w:rsid w:val="00232D3D"/>
    <w:rsid w:val="00236626"/>
    <w:rsid w:val="00240053"/>
    <w:rsid w:val="002408F1"/>
    <w:rsid w:val="00241E06"/>
    <w:rsid w:val="0024408A"/>
    <w:rsid w:val="002457F0"/>
    <w:rsid w:val="0024712F"/>
    <w:rsid w:val="00252A2C"/>
    <w:rsid w:val="00253EDD"/>
    <w:rsid w:val="00254CE8"/>
    <w:rsid w:val="00263C2F"/>
    <w:rsid w:val="002671BC"/>
    <w:rsid w:val="002677F8"/>
    <w:rsid w:val="00270419"/>
    <w:rsid w:val="002710C0"/>
    <w:rsid w:val="00271235"/>
    <w:rsid w:val="00277660"/>
    <w:rsid w:val="00277F35"/>
    <w:rsid w:val="00277FE7"/>
    <w:rsid w:val="00281FC5"/>
    <w:rsid w:val="00287C45"/>
    <w:rsid w:val="00287FDC"/>
    <w:rsid w:val="00290216"/>
    <w:rsid w:val="0029309B"/>
    <w:rsid w:val="0029715F"/>
    <w:rsid w:val="00297CBC"/>
    <w:rsid w:val="002A3F86"/>
    <w:rsid w:val="002A4C5F"/>
    <w:rsid w:val="002A5241"/>
    <w:rsid w:val="002A6059"/>
    <w:rsid w:val="002A6F91"/>
    <w:rsid w:val="002A72A9"/>
    <w:rsid w:val="002B1721"/>
    <w:rsid w:val="002B50F4"/>
    <w:rsid w:val="002B5FE7"/>
    <w:rsid w:val="002C2565"/>
    <w:rsid w:val="002C3DAB"/>
    <w:rsid w:val="002C4EFF"/>
    <w:rsid w:val="002C66E0"/>
    <w:rsid w:val="002D03CB"/>
    <w:rsid w:val="002D0A0F"/>
    <w:rsid w:val="002D2A56"/>
    <w:rsid w:val="002D749B"/>
    <w:rsid w:val="002D7B5A"/>
    <w:rsid w:val="002E02D7"/>
    <w:rsid w:val="002E2C36"/>
    <w:rsid w:val="002E327F"/>
    <w:rsid w:val="002E392C"/>
    <w:rsid w:val="002E3DE1"/>
    <w:rsid w:val="002E6CF5"/>
    <w:rsid w:val="002F51FE"/>
    <w:rsid w:val="002F67C3"/>
    <w:rsid w:val="002F6ACC"/>
    <w:rsid w:val="003017CC"/>
    <w:rsid w:val="00307A7E"/>
    <w:rsid w:val="00310A5B"/>
    <w:rsid w:val="0031127A"/>
    <w:rsid w:val="00311798"/>
    <w:rsid w:val="00312D2A"/>
    <w:rsid w:val="00320268"/>
    <w:rsid w:val="003212A5"/>
    <w:rsid w:val="00321A2C"/>
    <w:rsid w:val="00322164"/>
    <w:rsid w:val="003224E4"/>
    <w:rsid w:val="00322BAF"/>
    <w:rsid w:val="00326D36"/>
    <w:rsid w:val="00327021"/>
    <w:rsid w:val="0033035B"/>
    <w:rsid w:val="0033687C"/>
    <w:rsid w:val="003400CA"/>
    <w:rsid w:val="00340341"/>
    <w:rsid w:val="003408E6"/>
    <w:rsid w:val="00342985"/>
    <w:rsid w:val="00344629"/>
    <w:rsid w:val="00353958"/>
    <w:rsid w:val="00357211"/>
    <w:rsid w:val="00357EBF"/>
    <w:rsid w:val="00360C3B"/>
    <w:rsid w:val="00363AD7"/>
    <w:rsid w:val="003640DD"/>
    <w:rsid w:val="003724F0"/>
    <w:rsid w:val="00374F48"/>
    <w:rsid w:val="0037673F"/>
    <w:rsid w:val="00377EFF"/>
    <w:rsid w:val="0038096B"/>
    <w:rsid w:val="00380F15"/>
    <w:rsid w:val="00381281"/>
    <w:rsid w:val="003836BF"/>
    <w:rsid w:val="00386EDB"/>
    <w:rsid w:val="00392C68"/>
    <w:rsid w:val="003A3A20"/>
    <w:rsid w:val="003B06A2"/>
    <w:rsid w:val="003B1CA5"/>
    <w:rsid w:val="003B25F1"/>
    <w:rsid w:val="003B4475"/>
    <w:rsid w:val="003B5009"/>
    <w:rsid w:val="003B6EFD"/>
    <w:rsid w:val="003C04C5"/>
    <w:rsid w:val="003C2D7D"/>
    <w:rsid w:val="003C5D9D"/>
    <w:rsid w:val="003D2209"/>
    <w:rsid w:val="003D4C4F"/>
    <w:rsid w:val="003D785D"/>
    <w:rsid w:val="003D7D70"/>
    <w:rsid w:val="003E18B3"/>
    <w:rsid w:val="003E7F6E"/>
    <w:rsid w:val="003F0350"/>
    <w:rsid w:val="003F0BE7"/>
    <w:rsid w:val="003F25B4"/>
    <w:rsid w:val="003F545B"/>
    <w:rsid w:val="0040178D"/>
    <w:rsid w:val="00403F14"/>
    <w:rsid w:val="00404EBC"/>
    <w:rsid w:val="00405D71"/>
    <w:rsid w:val="00407AB6"/>
    <w:rsid w:val="0042140E"/>
    <w:rsid w:val="00422ADB"/>
    <w:rsid w:val="00426256"/>
    <w:rsid w:val="004329BB"/>
    <w:rsid w:val="004377DD"/>
    <w:rsid w:val="00443F3E"/>
    <w:rsid w:val="00444482"/>
    <w:rsid w:val="00444756"/>
    <w:rsid w:val="004546FF"/>
    <w:rsid w:val="00464124"/>
    <w:rsid w:val="004673D3"/>
    <w:rsid w:val="00467E35"/>
    <w:rsid w:val="0047443D"/>
    <w:rsid w:val="00475114"/>
    <w:rsid w:val="00475923"/>
    <w:rsid w:val="00475E4E"/>
    <w:rsid w:val="00483E77"/>
    <w:rsid w:val="004906B0"/>
    <w:rsid w:val="00491036"/>
    <w:rsid w:val="0049122F"/>
    <w:rsid w:val="0049492D"/>
    <w:rsid w:val="00494A37"/>
    <w:rsid w:val="00497660"/>
    <w:rsid w:val="004A0326"/>
    <w:rsid w:val="004A1416"/>
    <w:rsid w:val="004A182D"/>
    <w:rsid w:val="004A740E"/>
    <w:rsid w:val="004A75CA"/>
    <w:rsid w:val="004A78D2"/>
    <w:rsid w:val="004B0A44"/>
    <w:rsid w:val="004B182A"/>
    <w:rsid w:val="004B7FE3"/>
    <w:rsid w:val="004C2891"/>
    <w:rsid w:val="004D54FA"/>
    <w:rsid w:val="004E0A93"/>
    <w:rsid w:val="004E7017"/>
    <w:rsid w:val="004E77E9"/>
    <w:rsid w:val="004F6337"/>
    <w:rsid w:val="004F6575"/>
    <w:rsid w:val="004F6F95"/>
    <w:rsid w:val="00503118"/>
    <w:rsid w:val="00503930"/>
    <w:rsid w:val="00505E65"/>
    <w:rsid w:val="00507BC1"/>
    <w:rsid w:val="0051088D"/>
    <w:rsid w:val="00517293"/>
    <w:rsid w:val="00523257"/>
    <w:rsid w:val="00523FD5"/>
    <w:rsid w:val="005267EA"/>
    <w:rsid w:val="00534C69"/>
    <w:rsid w:val="00535E90"/>
    <w:rsid w:val="00536E22"/>
    <w:rsid w:val="00536F92"/>
    <w:rsid w:val="00537A66"/>
    <w:rsid w:val="0054116A"/>
    <w:rsid w:val="00545BCD"/>
    <w:rsid w:val="00551E84"/>
    <w:rsid w:val="00552185"/>
    <w:rsid w:val="00553AF3"/>
    <w:rsid w:val="00563609"/>
    <w:rsid w:val="00565F29"/>
    <w:rsid w:val="005713D7"/>
    <w:rsid w:val="00571997"/>
    <w:rsid w:val="005724B7"/>
    <w:rsid w:val="00572970"/>
    <w:rsid w:val="00574EAD"/>
    <w:rsid w:val="005770E5"/>
    <w:rsid w:val="005805DC"/>
    <w:rsid w:val="00581DF2"/>
    <w:rsid w:val="00582EF8"/>
    <w:rsid w:val="0058422A"/>
    <w:rsid w:val="0058744B"/>
    <w:rsid w:val="00590D68"/>
    <w:rsid w:val="00591722"/>
    <w:rsid w:val="00593304"/>
    <w:rsid w:val="0059547E"/>
    <w:rsid w:val="005954F0"/>
    <w:rsid w:val="005A06D5"/>
    <w:rsid w:val="005A1404"/>
    <w:rsid w:val="005A36A0"/>
    <w:rsid w:val="005A69F5"/>
    <w:rsid w:val="005A6BE8"/>
    <w:rsid w:val="005A7390"/>
    <w:rsid w:val="005A7588"/>
    <w:rsid w:val="005B1656"/>
    <w:rsid w:val="005B1C01"/>
    <w:rsid w:val="005B24DA"/>
    <w:rsid w:val="005B29D5"/>
    <w:rsid w:val="005B3BCE"/>
    <w:rsid w:val="005B42B6"/>
    <w:rsid w:val="005B43FD"/>
    <w:rsid w:val="005B7D0C"/>
    <w:rsid w:val="005C2D74"/>
    <w:rsid w:val="005C7FB9"/>
    <w:rsid w:val="005D0B4C"/>
    <w:rsid w:val="005D2293"/>
    <w:rsid w:val="005D3CD0"/>
    <w:rsid w:val="005D5871"/>
    <w:rsid w:val="005D7AE5"/>
    <w:rsid w:val="005E018D"/>
    <w:rsid w:val="005E05AA"/>
    <w:rsid w:val="005E2E73"/>
    <w:rsid w:val="005E31E8"/>
    <w:rsid w:val="005E5C1A"/>
    <w:rsid w:val="005E5D9B"/>
    <w:rsid w:val="005E5DA6"/>
    <w:rsid w:val="005E7D6B"/>
    <w:rsid w:val="005F0E59"/>
    <w:rsid w:val="005F2201"/>
    <w:rsid w:val="005F5AE4"/>
    <w:rsid w:val="005F5B47"/>
    <w:rsid w:val="00601C9A"/>
    <w:rsid w:val="00603AA8"/>
    <w:rsid w:val="00604688"/>
    <w:rsid w:val="006047C7"/>
    <w:rsid w:val="00606799"/>
    <w:rsid w:val="00610423"/>
    <w:rsid w:val="0061093B"/>
    <w:rsid w:val="00612914"/>
    <w:rsid w:val="00613A97"/>
    <w:rsid w:val="00614405"/>
    <w:rsid w:val="006159A0"/>
    <w:rsid w:val="00617C6C"/>
    <w:rsid w:val="0062208C"/>
    <w:rsid w:val="006227EC"/>
    <w:rsid w:val="00623B08"/>
    <w:rsid w:val="00623EDC"/>
    <w:rsid w:val="00624CBE"/>
    <w:rsid w:val="00624E97"/>
    <w:rsid w:val="00632163"/>
    <w:rsid w:val="0063424A"/>
    <w:rsid w:val="00634C30"/>
    <w:rsid w:val="006356F2"/>
    <w:rsid w:val="00636982"/>
    <w:rsid w:val="00641BE1"/>
    <w:rsid w:val="00642B2D"/>
    <w:rsid w:val="00642F93"/>
    <w:rsid w:val="0064557B"/>
    <w:rsid w:val="0064669B"/>
    <w:rsid w:val="006514FB"/>
    <w:rsid w:val="00653729"/>
    <w:rsid w:val="00655DD7"/>
    <w:rsid w:val="0066120E"/>
    <w:rsid w:val="00663040"/>
    <w:rsid w:val="00666811"/>
    <w:rsid w:val="006673C1"/>
    <w:rsid w:val="006746ED"/>
    <w:rsid w:val="006747BD"/>
    <w:rsid w:val="00676E67"/>
    <w:rsid w:val="006770A4"/>
    <w:rsid w:val="0068213B"/>
    <w:rsid w:val="00686393"/>
    <w:rsid w:val="00690798"/>
    <w:rsid w:val="00693765"/>
    <w:rsid w:val="00693EA6"/>
    <w:rsid w:val="006A3B34"/>
    <w:rsid w:val="006A4B9B"/>
    <w:rsid w:val="006A5B83"/>
    <w:rsid w:val="006A72B9"/>
    <w:rsid w:val="006A7383"/>
    <w:rsid w:val="006B039C"/>
    <w:rsid w:val="006B16C9"/>
    <w:rsid w:val="006B527B"/>
    <w:rsid w:val="006C38A3"/>
    <w:rsid w:val="006C45EC"/>
    <w:rsid w:val="006C4E11"/>
    <w:rsid w:val="006C75F0"/>
    <w:rsid w:val="006D0EC2"/>
    <w:rsid w:val="006D41E0"/>
    <w:rsid w:val="006E3BC1"/>
    <w:rsid w:val="006E5BFA"/>
    <w:rsid w:val="006E5D3F"/>
    <w:rsid w:val="006F074D"/>
    <w:rsid w:val="006F0A06"/>
    <w:rsid w:val="006F0ACC"/>
    <w:rsid w:val="006F1AE2"/>
    <w:rsid w:val="006F24C2"/>
    <w:rsid w:val="006F24C9"/>
    <w:rsid w:val="006F6A03"/>
    <w:rsid w:val="007000B8"/>
    <w:rsid w:val="00702BD7"/>
    <w:rsid w:val="00705795"/>
    <w:rsid w:val="0070646B"/>
    <w:rsid w:val="007076A1"/>
    <w:rsid w:val="00707EC3"/>
    <w:rsid w:val="0071413A"/>
    <w:rsid w:val="007152AA"/>
    <w:rsid w:val="00716E9D"/>
    <w:rsid w:val="00722002"/>
    <w:rsid w:val="00724FB0"/>
    <w:rsid w:val="00725376"/>
    <w:rsid w:val="00730429"/>
    <w:rsid w:val="0073044D"/>
    <w:rsid w:val="007336A9"/>
    <w:rsid w:val="00746A30"/>
    <w:rsid w:val="007474C6"/>
    <w:rsid w:val="0074788E"/>
    <w:rsid w:val="00750B9A"/>
    <w:rsid w:val="00750C75"/>
    <w:rsid w:val="00754CC6"/>
    <w:rsid w:val="007600EA"/>
    <w:rsid w:val="00761A44"/>
    <w:rsid w:val="007652DC"/>
    <w:rsid w:val="00765FDC"/>
    <w:rsid w:val="00766993"/>
    <w:rsid w:val="00766C05"/>
    <w:rsid w:val="00767A62"/>
    <w:rsid w:val="00767A90"/>
    <w:rsid w:val="00770203"/>
    <w:rsid w:val="007752F4"/>
    <w:rsid w:val="007763C8"/>
    <w:rsid w:val="00783FBF"/>
    <w:rsid w:val="00784A02"/>
    <w:rsid w:val="0078585E"/>
    <w:rsid w:val="007907A3"/>
    <w:rsid w:val="007A0295"/>
    <w:rsid w:val="007A5CB1"/>
    <w:rsid w:val="007A6BB2"/>
    <w:rsid w:val="007A7E66"/>
    <w:rsid w:val="007B3E26"/>
    <w:rsid w:val="007B4E8B"/>
    <w:rsid w:val="007B518C"/>
    <w:rsid w:val="007B70B1"/>
    <w:rsid w:val="007C67EB"/>
    <w:rsid w:val="007D3460"/>
    <w:rsid w:val="007D4256"/>
    <w:rsid w:val="007D6FB8"/>
    <w:rsid w:val="007D7434"/>
    <w:rsid w:val="007D75C5"/>
    <w:rsid w:val="007E0AA1"/>
    <w:rsid w:val="007E20A3"/>
    <w:rsid w:val="007E3BE3"/>
    <w:rsid w:val="007E4C9F"/>
    <w:rsid w:val="007E6B0B"/>
    <w:rsid w:val="007E7365"/>
    <w:rsid w:val="007E763C"/>
    <w:rsid w:val="007E7F3B"/>
    <w:rsid w:val="007F35AE"/>
    <w:rsid w:val="007F3B06"/>
    <w:rsid w:val="007F5AB7"/>
    <w:rsid w:val="007F5E03"/>
    <w:rsid w:val="007F7EB0"/>
    <w:rsid w:val="00801A1B"/>
    <w:rsid w:val="00802B8D"/>
    <w:rsid w:val="008038D7"/>
    <w:rsid w:val="0080557F"/>
    <w:rsid w:val="00805F7A"/>
    <w:rsid w:val="00806432"/>
    <w:rsid w:val="008064B7"/>
    <w:rsid w:val="008070D2"/>
    <w:rsid w:val="00811171"/>
    <w:rsid w:val="00812503"/>
    <w:rsid w:val="008125E1"/>
    <w:rsid w:val="00815EB1"/>
    <w:rsid w:val="00820558"/>
    <w:rsid w:val="0082084F"/>
    <w:rsid w:val="008241BE"/>
    <w:rsid w:val="00826442"/>
    <w:rsid w:val="0082687B"/>
    <w:rsid w:val="00826F25"/>
    <w:rsid w:val="00827694"/>
    <w:rsid w:val="0083203C"/>
    <w:rsid w:val="0083613F"/>
    <w:rsid w:val="00841A42"/>
    <w:rsid w:val="0084535A"/>
    <w:rsid w:val="00845568"/>
    <w:rsid w:val="00850106"/>
    <w:rsid w:val="00852576"/>
    <w:rsid w:val="008536A2"/>
    <w:rsid w:val="00854291"/>
    <w:rsid w:val="008545C0"/>
    <w:rsid w:val="00856531"/>
    <w:rsid w:val="00864F85"/>
    <w:rsid w:val="00867C52"/>
    <w:rsid w:val="008700FD"/>
    <w:rsid w:val="0087195E"/>
    <w:rsid w:val="008736CD"/>
    <w:rsid w:val="00877024"/>
    <w:rsid w:val="0087705E"/>
    <w:rsid w:val="00880A46"/>
    <w:rsid w:val="008824B1"/>
    <w:rsid w:val="00882597"/>
    <w:rsid w:val="008837C1"/>
    <w:rsid w:val="008854AA"/>
    <w:rsid w:val="00885810"/>
    <w:rsid w:val="00885BD2"/>
    <w:rsid w:val="00885CA2"/>
    <w:rsid w:val="00886478"/>
    <w:rsid w:val="0088727E"/>
    <w:rsid w:val="00890CCB"/>
    <w:rsid w:val="008A13FF"/>
    <w:rsid w:val="008A2F52"/>
    <w:rsid w:val="008B3CF3"/>
    <w:rsid w:val="008B400F"/>
    <w:rsid w:val="008B562B"/>
    <w:rsid w:val="008C2412"/>
    <w:rsid w:val="008C3962"/>
    <w:rsid w:val="008C4FBD"/>
    <w:rsid w:val="008C6823"/>
    <w:rsid w:val="008D00EA"/>
    <w:rsid w:val="008D1868"/>
    <w:rsid w:val="008D3EF0"/>
    <w:rsid w:val="008E0835"/>
    <w:rsid w:val="008F11BE"/>
    <w:rsid w:val="008F15E6"/>
    <w:rsid w:val="009010B4"/>
    <w:rsid w:val="0090274E"/>
    <w:rsid w:val="00904583"/>
    <w:rsid w:val="0090698A"/>
    <w:rsid w:val="00907A9B"/>
    <w:rsid w:val="009119E6"/>
    <w:rsid w:val="00913904"/>
    <w:rsid w:val="00914BB6"/>
    <w:rsid w:val="00917655"/>
    <w:rsid w:val="00924674"/>
    <w:rsid w:val="0092469B"/>
    <w:rsid w:val="009249FB"/>
    <w:rsid w:val="009345B3"/>
    <w:rsid w:val="009405A5"/>
    <w:rsid w:val="00943041"/>
    <w:rsid w:val="00943B5C"/>
    <w:rsid w:val="009440C9"/>
    <w:rsid w:val="0094445F"/>
    <w:rsid w:val="009447D7"/>
    <w:rsid w:val="0095206E"/>
    <w:rsid w:val="0095452D"/>
    <w:rsid w:val="00960680"/>
    <w:rsid w:val="00961B92"/>
    <w:rsid w:val="00965A11"/>
    <w:rsid w:val="00970D5E"/>
    <w:rsid w:val="00973514"/>
    <w:rsid w:val="0097394E"/>
    <w:rsid w:val="00974FC9"/>
    <w:rsid w:val="0097753C"/>
    <w:rsid w:val="009801BC"/>
    <w:rsid w:val="00981905"/>
    <w:rsid w:val="009846C6"/>
    <w:rsid w:val="00984DC6"/>
    <w:rsid w:val="00986251"/>
    <w:rsid w:val="00987641"/>
    <w:rsid w:val="009908E1"/>
    <w:rsid w:val="00993363"/>
    <w:rsid w:val="0099446B"/>
    <w:rsid w:val="009967A2"/>
    <w:rsid w:val="009A02DA"/>
    <w:rsid w:val="009A66A2"/>
    <w:rsid w:val="009A7FBF"/>
    <w:rsid w:val="009B09F0"/>
    <w:rsid w:val="009B2B33"/>
    <w:rsid w:val="009C41AA"/>
    <w:rsid w:val="009C4A63"/>
    <w:rsid w:val="009C5281"/>
    <w:rsid w:val="009C65A7"/>
    <w:rsid w:val="009C6B08"/>
    <w:rsid w:val="009C6EF8"/>
    <w:rsid w:val="009C7389"/>
    <w:rsid w:val="009C7E1E"/>
    <w:rsid w:val="009D2432"/>
    <w:rsid w:val="009D3B24"/>
    <w:rsid w:val="009D3FE7"/>
    <w:rsid w:val="009D4051"/>
    <w:rsid w:val="009D43FF"/>
    <w:rsid w:val="009D7323"/>
    <w:rsid w:val="009D7F65"/>
    <w:rsid w:val="009E02E1"/>
    <w:rsid w:val="009E05E6"/>
    <w:rsid w:val="009E064A"/>
    <w:rsid w:val="009E0E33"/>
    <w:rsid w:val="009E7A64"/>
    <w:rsid w:val="009E7E70"/>
    <w:rsid w:val="009E7FCF"/>
    <w:rsid w:val="009F36D9"/>
    <w:rsid w:val="009F5F70"/>
    <w:rsid w:val="00A06320"/>
    <w:rsid w:val="00A11C36"/>
    <w:rsid w:val="00A12B14"/>
    <w:rsid w:val="00A12EDC"/>
    <w:rsid w:val="00A1331E"/>
    <w:rsid w:val="00A1582E"/>
    <w:rsid w:val="00A1736C"/>
    <w:rsid w:val="00A20E3D"/>
    <w:rsid w:val="00A215AB"/>
    <w:rsid w:val="00A21CE6"/>
    <w:rsid w:val="00A25FB8"/>
    <w:rsid w:val="00A32E42"/>
    <w:rsid w:val="00A36CE9"/>
    <w:rsid w:val="00A37A2C"/>
    <w:rsid w:val="00A424E6"/>
    <w:rsid w:val="00A46F10"/>
    <w:rsid w:val="00A47485"/>
    <w:rsid w:val="00A54123"/>
    <w:rsid w:val="00A54EC9"/>
    <w:rsid w:val="00A574DB"/>
    <w:rsid w:val="00A61D70"/>
    <w:rsid w:val="00A628DB"/>
    <w:rsid w:val="00A6359C"/>
    <w:rsid w:val="00A67E50"/>
    <w:rsid w:val="00A67EEB"/>
    <w:rsid w:val="00A73577"/>
    <w:rsid w:val="00A7757A"/>
    <w:rsid w:val="00A82058"/>
    <w:rsid w:val="00A8231B"/>
    <w:rsid w:val="00A83BF0"/>
    <w:rsid w:val="00A91153"/>
    <w:rsid w:val="00A921E2"/>
    <w:rsid w:val="00A9287F"/>
    <w:rsid w:val="00A934B6"/>
    <w:rsid w:val="00A95227"/>
    <w:rsid w:val="00A9609E"/>
    <w:rsid w:val="00AA01A6"/>
    <w:rsid w:val="00AA0F19"/>
    <w:rsid w:val="00AA126E"/>
    <w:rsid w:val="00AA1B13"/>
    <w:rsid w:val="00AA28FC"/>
    <w:rsid w:val="00AA302D"/>
    <w:rsid w:val="00AA6114"/>
    <w:rsid w:val="00AB0EA6"/>
    <w:rsid w:val="00AB475D"/>
    <w:rsid w:val="00AB545E"/>
    <w:rsid w:val="00AB5763"/>
    <w:rsid w:val="00AC397F"/>
    <w:rsid w:val="00AC47E4"/>
    <w:rsid w:val="00AC4DA9"/>
    <w:rsid w:val="00AD0355"/>
    <w:rsid w:val="00AD2DC7"/>
    <w:rsid w:val="00AD3DD0"/>
    <w:rsid w:val="00AD3EC7"/>
    <w:rsid w:val="00AD5A04"/>
    <w:rsid w:val="00AE6798"/>
    <w:rsid w:val="00AE688D"/>
    <w:rsid w:val="00AF0062"/>
    <w:rsid w:val="00AF6219"/>
    <w:rsid w:val="00B01947"/>
    <w:rsid w:val="00B01A2E"/>
    <w:rsid w:val="00B03FE8"/>
    <w:rsid w:val="00B05587"/>
    <w:rsid w:val="00B069FD"/>
    <w:rsid w:val="00B06D2A"/>
    <w:rsid w:val="00B110D3"/>
    <w:rsid w:val="00B11CBB"/>
    <w:rsid w:val="00B12014"/>
    <w:rsid w:val="00B16E0C"/>
    <w:rsid w:val="00B17A26"/>
    <w:rsid w:val="00B21D8A"/>
    <w:rsid w:val="00B30B80"/>
    <w:rsid w:val="00B32D48"/>
    <w:rsid w:val="00B336B6"/>
    <w:rsid w:val="00B35411"/>
    <w:rsid w:val="00B35A77"/>
    <w:rsid w:val="00B409A5"/>
    <w:rsid w:val="00B47BF0"/>
    <w:rsid w:val="00B5260C"/>
    <w:rsid w:val="00B53B59"/>
    <w:rsid w:val="00B575D8"/>
    <w:rsid w:val="00B6385B"/>
    <w:rsid w:val="00B75EC6"/>
    <w:rsid w:val="00B76446"/>
    <w:rsid w:val="00B7744D"/>
    <w:rsid w:val="00B801F7"/>
    <w:rsid w:val="00B829DA"/>
    <w:rsid w:val="00B909D3"/>
    <w:rsid w:val="00B91D94"/>
    <w:rsid w:val="00B9682A"/>
    <w:rsid w:val="00B976D0"/>
    <w:rsid w:val="00BA0980"/>
    <w:rsid w:val="00BA356A"/>
    <w:rsid w:val="00BA36B9"/>
    <w:rsid w:val="00BA6B91"/>
    <w:rsid w:val="00BA734C"/>
    <w:rsid w:val="00BB2C66"/>
    <w:rsid w:val="00BB460C"/>
    <w:rsid w:val="00BB753F"/>
    <w:rsid w:val="00BB767E"/>
    <w:rsid w:val="00BC0518"/>
    <w:rsid w:val="00BC670B"/>
    <w:rsid w:val="00BD5A65"/>
    <w:rsid w:val="00BE68BD"/>
    <w:rsid w:val="00BE6B24"/>
    <w:rsid w:val="00BF1F38"/>
    <w:rsid w:val="00BF4F9E"/>
    <w:rsid w:val="00BF63B8"/>
    <w:rsid w:val="00BF6AC1"/>
    <w:rsid w:val="00BF6BCB"/>
    <w:rsid w:val="00BF7C65"/>
    <w:rsid w:val="00BF7D9C"/>
    <w:rsid w:val="00C0372A"/>
    <w:rsid w:val="00C06890"/>
    <w:rsid w:val="00C125A1"/>
    <w:rsid w:val="00C14AC4"/>
    <w:rsid w:val="00C176A4"/>
    <w:rsid w:val="00C201EB"/>
    <w:rsid w:val="00C2194D"/>
    <w:rsid w:val="00C24800"/>
    <w:rsid w:val="00C24901"/>
    <w:rsid w:val="00C25AC8"/>
    <w:rsid w:val="00C262FE"/>
    <w:rsid w:val="00C31F82"/>
    <w:rsid w:val="00C325D5"/>
    <w:rsid w:val="00C35699"/>
    <w:rsid w:val="00C361A8"/>
    <w:rsid w:val="00C365F6"/>
    <w:rsid w:val="00C400A9"/>
    <w:rsid w:val="00C4043F"/>
    <w:rsid w:val="00C42964"/>
    <w:rsid w:val="00C42D29"/>
    <w:rsid w:val="00C44D8B"/>
    <w:rsid w:val="00C53B92"/>
    <w:rsid w:val="00C5412B"/>
    <w:rsid w:val="00C54DEC"/>
    <w:rsid w:val="00C57036"/>
    <w:rsid w:val="00C630D7"/>
    <w:rsid w:val="00C638E7"/>
    <w:rsid w:val="00C65732"/>
    <w:rsid w:val="00C72064"/>
    <w:rsid w:val="00C72386"/>
    <w:rsid w:val="00C727C5"/>
    <w:rsid w:val="00C72CED"/>
    <w:rsid w:val="00C74AD7"/>
    <w:rsid w:val="00C77E99"/>
    <w:rsid w:val="00C80D38"/>
    <w:rsid w:val="00C83EF4"/>
    <w:rsid w:val="00C93C05"/>
    <w:rsid w:val="00C96681"/>
    <w:rsid w:val="00CA325C"/>
    <w:rsid w:val="00CB09F7"/>
    <w:rsid w:val="00CC2082"/>
    <w:rsid w:val="00CC34E1"/>
    <w:rsid w:val="00CC3DF8"/>
    <w:rsid w:val="00CC4A1C"/>
    <w:rsid w:val="00CC4FF0"/>
    <w:rsid w:val="00CC6368"/>
    <w:rsid w:val="00CD268F"/>
    <w:rsid w:val="00CE1193"/>
    <w:rsid w:val="00CE36A1"/>
    <w:rsid w:val="00CE3CB2"/>
    <w:rsid w:val="00CE5D75"/>
    <w:rsid w:val="00CE6F39"/>
    <w:rsid w:val="00CF0C1D"/>
    <w:rsid w:val="00CF0E6D"/>
    <w:rsid w:val="00CF33F8"/>
    <w:rsid w:val="00CF3EDE"/>
    <w:rsid w:val="00D017C2"/>
    <w:rsid w:val="00D05C16"/>
    <w:rsid w:val="00D10666"/>
    <w:rsid w:val="00D15C20"/>
    <w:rsid w:val="00D20A00"/>
    <w:rsid w:val="00D2377D"/>
    <w:rsid w:val="00D23C68"/>
    <w:rsid w:val="00D273E3"/>
    <w:rsid w:val="00D3077F"/>
    <w:rsid w:val="00D35B28"/>
    <w:rsid w:val="00D37EB1"/>
    <w:rsid w:val="00D41659"/>
    <w:rsid w:val="00D4305F"/>
    <w:rsid w:val="00D438AB"/>
    <w:rsid w:val="00D44E8D"/>
    <w:rsid w:val="00D50FEB"/>
    <w:rsid w:val="00D52876"/>
    <w:rsid w:val="00D52EBE"/>
    <w:rsid w:val="00D53298"/>
    <w:rsid w:val="00D5342A"/>
    <w:rsid w:val="00D539D3"/>
    <w:rsid w:val="00D53AEF"/>
    <w:rsid w:val="00D54DF4"/>
    <w:rsid w:val="00D55B36"/>
    <w:rsid w:val="00D562A4"/>
    <w:rsid w:val="00D607D5"/>
    <w:rsid w:val="00D62E8E"/>
    <w:rsid w:val="00D6535F"/>
    <w:rsid w:val="00D665BC"/>
    <w:rsid w:val="00D6661C"/>
    <w:rsid w:val="00D66A19"/>
    <w:rsid w:val="00D66BAA"/>
    <w:rsid w:val="00D66BCF"/>
    <w:rsid w:val="00D6704F"/>
    <w:rsid w:val="00D72891"/>
    <w:rsid w:val="00D75DC2"/>
    <w:rsid w:val="00D762CD"/>
    <w:rsid w:val="00D76CA5"/>
    <w:rsid w:val="00D774D4"/>
    <w:rsid w:val="00D7771F"/>
    <w:rsid w:val="00D817DA"/>
    <w:rsid w:val="00D83673"/>
    <w:rsid w:val="00D84582"/>
    <w:rsid w:val="00D91B06"/>
    <w:rsid w:val="00D94512"/>
    <w:rsid w:val="00D949BE"/>
    <w:rsid w:val="00D94C30"/>
    <w:rsid w:val="00D95C31"/>
    <w:rsid w:val="00D9658A"/>
    <w:rsid w:val="00DA0119"/>
    <w:rsid w:val="00DA4BE6"/>
    <w:rsid w:val="00DA74D1"/>
    <w:rsid w:val="00DB0013"/>
    <w:rsid w:val="00DB0F31"/>
    <w:rsid w:val="00DB2190"/>
    <w:rsid w:val="00DB5DBD"/>
    <w:rsid w:val="00DB6B5F"/>
    <w:rsid w:val="00DB7B61"/>
    <w:rsid w:val="00DC064E"/>
    <w:rsid w:val="00DC11B6"/>
    <w:rsid w:val="00DC29D6"/>
    <w:rsid w:val="00DC392B"/>
    <w:rsid w:val="00DC5AD7"/>
    <w:rsid w:val="00DC6A3E"/>
    <w:rsid w:val="00DC7BD7"/>
    <w:rsid w:val="00DD0D7C"/>
    <w:rsid w:val="00DD19CF"/>
    <w:rsid w:val="00DD2FDF"/>
    <w:rsid w:val="00DD3AD6"/>
    <w:rsid w:val="00DE06DC"/>
    <w:rsid w:val="00DE2E2C"/>
    <w:rsid w:val="00DE3E04"/>
    <w:rsid w:val="00DE4664"/>
    <w:rsid w:val="00DE6A6C"/>
    <w:rsid w:val="00E026F1"/>
    <w:rsid w:val="00E0434E"/>
    <w:rsid w:val="00E06A17"/>
    <w:rsid w:val="00E06F09"/>
    <w:rsid w:val="00E13C8C"/>
    <w:rsid w:val="00E160CC"/>
    <w:rsid w:val="00E17EAA"/>
    <w:rsid w:val="00E259B5"/>
    <w:rsid w:val="00E26272"/>
    <w:rsid w:val="00E262A3"/>
    <w:rsid w:val="00E26603"/>
    <w:rsid w:val="00E27034"/>
    <w:rsid w:val="00E307DE"/>
    <w:rsid w:val="00E31295"/>
    <w:rsid w:val="00E31E87"/>
    <w:rsid w:val="00E34A9D"/>
    <w:rsid w:val="00E36153"/>
    <w:rsid w:val="00E44398"/>
    <w:rsid w:val="00E453A5"/>
    <w:rsid w:val="00E456D6"/>
    <w:rsid w:val="00E47C20"/>
    <w:rsid w:val="00E50C46"/>
    <w:rsid w:val="00E523C9"/>
    <w:rsid w:val="00E57EF7"/>
    <w:rsid w:val="00E6029C"/>
    <w:rsid w:val="00E628D8"/>
    <w:rsid w:val="00E63310"/>
    <w:rsid w:val="00E701A0"/>
    <w:rsid w:val="00E73C96"/>
    <w:rsid w:val="00E75B6E"/>
    <w:rsid w:val="00E77813"/>
    <w:rsid w:val="00E800B7"/>
    <w:rsid w:val="00E80895"/>
    <w:rsid w:val="00E80EB8"/>
    <w:rsid w:val="00E84AF2"/>
    <w:rsid w:val="00E85557"/>
    <w:rsid w:val="00E8610B"/>
    <w:rsid w:val="00E9213F"/>
    <w:rsid w:val="00E9240B"/>
    <w:rsid w:val="00E92F65"/>
    <w:rsid w:val="00E93E27"/>
    <w:rsid w:val="00E9711E"/>
    <w:rsid w:val="00EA0422"/>
    <w:rsid w:val="00EA52AC"/>
    <w:rsid w:val="00EA682B"/>
    <w:rsid w:val="00EB06F8"/>
    <w:rsid w:val="00EB0A0F"/>
    <w:rsid w:val="00EB2F75"/>
    <w:rsid w:val="00EB3364"/>
    <w:rsid w:val="00EC17C7"/>
    <w:rsid w:val="00EC1F23"/>
    <w:rsid w:val="00EC2530"/>
    <w:rsid w:val="00EC5876"/>
    <w:rsid w:val="00EC73E7"/>
    <w:rsid w:val="00ED103A"/>
    <w:rsid w:val="00ED34D7"/>
    <w:rsid w:val="00ED51FA"/>
    <w:rsid w:val="00ED68FF"/>
    <w:rsid w:val="00ED701C"/>
    <w:rsid w:val="00EE1B48"/>
    <w:rsid w:val="00EE1E9D"/>
    <w:rsid w:val="00EE3172"/>
    <w:rsid w:val="00EE34A5"/>
    <w:rsid w:val="00EE4CF1"/>
    <w:rsid w:val="00EE6EA9"/>
    <w:rsid w:val="00EF03AB"/>
    <w:rsid w:val="00EF0DF3"/>
    <w:rsid w:val="00EF26D3"/>
    <w:rsid w:val="00EF4C4A"/>
    <w:rsid w:val="00EF5025"/>
    <w:rsid w:val="00EF76A1"/>
    <w:rsid w:val="00F02096"/>
    <w:rsid w:val="00F023E1"/>
    <w:rsid w:val="00F0341C"/>
    <w:rsid w:val="00F04B1A"/>
    <w:rsid w:val="00F10795"/>
    <w:rsid w:val="00F11645"/>
    <w:rsid w:val="00F12038"/>
    <w:rsid w:val="00F13240"/>
    <w:rsid w:val="00F169E6"/>
    <w:rsid w:val="00F16D84"/>
    <w:rsid w:val="00F21E1F"/>
    <w:rsid w:val="00F2293C"/>
    <w:rsid w:val="00F25DFD"/>
    <w:rsid w:val="00F2660C"/>
    <w:rsid w:val="00F266BA"/>
    <w:rsid w:val="00F26D8E"/>
    <w:rsid w:val="00F359A6"/>
    <w:rsid w:val="00F4022B"/>
    <w:rsid w:val="00F42447"/>
    <w:rsid w:val="00F4254F"/>
    <w:rsid w:val="00F42947"/>
    <w:rsid w:val="00F429F0"/>
    <w:rsid w:val="00F43009"/>
    <w:rsid w:val="00F438A8"/>
    <w:rsid w:val="00F461CD"/>
    <w:rsid w:val="00F514E4"/>
    <w:rsid w:val="00F51A25"/>
    <w:rsid w:val="00F52757"/>
    <w:rsid w:val="00F527AB"/>
    <w:rsid w:val="00F53854"/>
    <w:rsid w:val="00F62A30"/>
    <w:rsid w:val="00F62A43"/>
    <w:rsid w:val="00F6439D"/>
    <w:rsid w:val="00F66581"/>
    <w:rsid w:val="00F70804"/>
    <w:rsid w:val="00F7140C"/>
    <w:rsid w:val="00F73158"/>
    <w:rsid w:val="00F7417C"/>
    <w:rsid w:val="00F74DC1"/>
    <w:rsid w:val="00F75491"/>
    <w:rsid w:val="00F75B68"/>
    <w:rsid w:val="00F80B47"/>
    <w:rsid w:val="00F824FB"/>
    <w:rsid w:val="00F82E6D"/>
    <w:rsid w:val="00F830DF"/>
    <w:rsid w:val="00F8323D"/>
    <w:rsid w:val="00F83261"/>
    <w:rsid w:val="00F84619"/>
    <w:rsid w:val="00F857B5"/>
    <w:rsid w:val="00F860E6"/>
    <w:rsid w:val="00F8790E"/>
    <w:rsid w:val="00F900BB"/>
    <w:rsid w:val="00F9308F"/>
    <w:rsid w:val="00F949F4"/>
    <w:rsid w:val="00F94EBF"/>
    <w:rsid w:val="00F96432"/>
    <w:rsid w:val="00F967C0"/>
    <w:rsid w:val="00FA0C92"/>
    <w:rsid w:val="00FA266D"/>
    <w:rsid w:val="00FA2879"/>
    <w:rsid w:val="00FA2893"/>
    <w:rsid w:val="00FA4A53"/>
    <w:rsid w:val="00FA516A"/>
    <w:rsid w:val="00FA5C5D"/>
    <w:rsid w:val="00FA5FA6"/>
    <w:rsid w:val="00FA63C0"/>
    <w:rsid w:val="00FA6E8D"/>
    <w:rsid w:val="00FA7537"/>
    <w:rsid w:val="00FB114B"/>
    <w:rsid w:val="00FB1C36"/>
    <w:rsid w:val="00FB278C"/>
    <w:rsid w:val="00FB2935"/>
    <w:rsid w:val="00FB41CA"/>
    <w:rsid w:val="00FB5445"/>
    <w:rsid w:val="00FB5C17"/>
    <w:rsid w:val="00FC0421"/>
    <w:rsid w:val="00FC0FD5"/>
    <w:rsid w:val="00FC1826"/>
    <w:rsid w:val="00FC199D"/>
    <w:rsid w:val="00FC3AC1"/>
    <w:rsid w:val="00FC4BE6"/>
    <w:rsid w:val="00FC6FC3"/>
    <w:rsid w:val="00FD04F6"/>
    <w:rsid w:val="00FD0AF4"/>
    <w:rsid w:val="00FD267B"/>
    <w:rsid w:val="00FE32A3"/>
    <w:rsid w:val="00FE57FA"/>
    <w:rsid w:val="00FF0128"/>
    <w:rsid w:val="00FF0ED7"/>
    <w:rsid w:val="00FF3C72"/>
    <w:rsid w:val="00FF481C"/>
    <w:rsid w:val="00FF4B5B"/>
    <w:rsid w:val="00FF4D4F"/>
    <w:rsid w:val="00FF65E8"/>
    <w:rsid w:val="00FF6B4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2CA29"/>
  <w15:docId w15:val="{A42F8C3D-ABDE-4CA7-A73F-0F1EA5B67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171"/>
  </w:style>
  <w:style w:type="paragraph" w:styleId="Heading3">
    <w:name w:val="heading 3"/>
    <w:basedOn w:val="Normal"/>
    <w:next w:val="Normal"/>
    <w:link w:val="Heading3Char"/>
    <w:uiPriority w:val="9"/>
    <w:unhideWhenUsed/>
    <w:qFormat/>
    <w:rsid w:val="00A73577"/>
    <w:pPr>
      <w:autoSpaceDE w:val="0"/>
      <w:autoSpaceDN w:val="0"/>
      <w:adjustRightInd w:val="0"/>
      <w:spacing w:after="0" w:line="240" w:lineRule="auto"/>
      <w:jc w:val="center"/>
      <w:outlineLvl w:val="2"/>
    </w:pPr>
    <w:rPr>
      <w:rFonts w:ascii="Times New Roman" w:hAnsi="Times New Roman" w:cs="Times New Roman"/>
      <w:b/>
      <w:bCs/>
      <w:sz w:val="26"/>
      <w:szCs w:val="26"/>
    </w:rPr>
  </w:style>
  <w:style w:type="paragraph" w:styleId="Heading5">
    <w:name w:val="heading 5"/>
    <w:basedOn w:val="Normal"/>
    <w:next w:val="Normal"/>
    <w:link w:val="Heading5Char"/>
    <w:uiPriority w:val="9"/>
    <w:semiHidden/>
    <w:unhideWhenUsed/>
    <w:qFormat/>
    <w:rsid w:val="006747BD"/>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1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171"/>
  </w:style>
  <w:style w:type="paragraph" w:styleId="Footer">
    <w:name w:val="footer"/>
    <w:basedOn w:val="Normal"/>
    <w:link w:val="FooterChar"/>
    <w:uiPriority w:val="99"/>
    <w:unhideWhenUsed/>
    <w:rsid w:val="008111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171"/>
  </w:style>
  <w:style w:type="paragraph" w:styleId="ListParagraph">
    <w:name w:val="List Paragraph"/>
    <w:basedOn w:val="Normal"/>
    <w:uiPriority w:val="34"/>
    <w:qFormat/>
    <w:rsid w:val="00811171"/>
    <w:pPr>
      <w:ind w:left="720"/>
      <w:contextualSpacing/>
    </w:pPr>
  </w:style>
  <w:style w:type="table" w:styleId="TableGrid">
    <w:name w:val="Table Grid"/>
    <w:basedOn w:val="TableNormal"/>
    <w:uiPriority w:val="59"/>
    <w:rsid w:val="00811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1171"/>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ageNumber">
    <w:name w:val="page number"/>
    <w:basedOn w:val="DefaultParagraphFont"/>
    <w:uiPriority w:val="99"/>
    <w:semiHidden/>
    <w:unhideWhenUsed/>
    <w:rsid w:val="00811171"/>
  </w:style>
  <w:style w:type="paragraph" w:styleId="BalloonText">
    <w:name w:val="Balloon Text"/>
    <w:basedOn w:val="Normal"/>
    <w:link w:val="BalloonTextChar"/>
    <w:uiPriority w:val="99"/>
    <w:semiHidden/>
    <w:unhideWhenUsed/>
    <w:rsid w:val="006612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20E"/>
    <w:rPr>
      <w:rFonts w:ascii="Tahoma" w:hAnsi="Tahoma" w:cs="Tahoma"/>
      <w:sz w:val="16"/>
      <w:szCs w:val="16"/>
    </w:rPr>
  </w:style>
  <w:style w:type="character" w:customStyle="1" w:styleId="Pcharletter">
    <w:name w:val="P: char letter"/>
    <w:basedOn w:val="DefaultParagraphFont"/>
    <w:rsid w:val="00913904"/>
    <w:rPr>
      <w:b/>
    </w:rPr>
  </w:style>
  <w:style w:type="paragraph" w:customStyle="1" w:styleId="PTablebody">
    <w:name w:val="P: Table body"/>
    <w:rsid w:val="00913904"/>
    <w:pPr>
      <w:spacing w:after="0" w:line="240" w:lineRule="auto"/>
    </w:pPr>
    <w:rPr>
      <w:rFonts w:ascii="Times New Roman" w:eastAsia="Times" w:hAnsi="Times New Roman" w:cs="Times New Roman"/>
      <w:sz w:val="24"/>
      <w:szCs w:val="24"/>
      <w:lang w:eastAsia="en-AU"/>
    </w:rPr>
  </w:style>
  <w:style w:type="character" w:customStyle="1" w:styleId="Heading3Char">
    <w:name w:val="Heading 3 Char"/>
    <w:basedOn w:val="DefaultParagraphFont"/>
    <w:link w:val="Heading3"/>
    <w:uiPriority w:val="9"/>
    <w:rsid w:val="00A73577"/>
    <w:rPr>
      <w:rFonts w:ascii="Times New Roman" w:hAnsi="Times New Roman" w:cs="Times New Roman"/>
      <w:b/>
      <w:bCs/>
      <w:sz w:val="26"/>
      <w:szCs w:val="26"/>
    </w:rPr>
  </w:style>
  <w:style w:type="character" w:styleId="PlaceholderText">
    <w:name w:val="Placeholder Text"/>
    <w:basedOn w:val="DefaultParagraphFont"/>
    <w:uiPriority w:val="99"/>
    <w:semiHidden/>
    <w:rsid w:val="007E7365"/>
    <w:rPr>
      <w:color w:val="808080"/>
    </w:rPr>
  </w:style>
  <w:style w:type="character" w:customStyle="1" w:styleId="Heading5Char">
    <w:name w:val="Heading 5 Char"/>
    <w:basedOn w:val="DefaultParagraphFont"/>
    <w:link w:val="Heading5"/>
    <w:uiPriority w:val="9"/>
    <w:semiHidden/>
    <w:rsid w:val="006747BD"/>
    <w:rPr>
      <w:rFonts w:asciiTheme="majorHAnsi" w:eastAsiaTheme="majorEastAsia" w:hAnsiTheme="majorHAnsi" w:cstheme="majorBidi"/>
      <w:color w:val="365F91" w:themeColor="accent1" w:themeShade="BF"/>
    </w:rPr>
  </w:style>
  <w:style w:type="table" w:customStyle="1" w:styleId="TableGrid1">
    <w:name w:val="Table Grid1"/>
    <w:basedOn w:val="TableNormal"/>
    <w:next w:val="TableGrid"/>
    <w:uiPriority w:val="59"/>
    <w:rsid w:val="006747BD"/>
    <w:pPr>
      <w:spacing w:after="0" w:line="240" w:lineRule="auto"/>
    </w:pPr>
    <w:rPr>
      <w:rFonts w:eastAsia="MS Mincho"/>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4A53"/>
    <w:rPr>
      <w:sz w:val="16"/>
      <w:szCs w:val="16"/>
    </w:rPr>
  </w:style>
  <w:style w:type="paragraph" w:styleId="CommentText">
    <w:name w:val="annotation text"/>
    <w:basedOn w:val="Normal"/>
    <w:link w:val="CommentTextChar"/>
    <w:uiPriority w:val="99"/>
    <w:unhideWhenUsed/>
    <w:rsid w:val="00FA4A53"/>
    <w:pPr>
      <w:spacing w:line="240" w:lineRule="auto"/>
    </w:pPr>
    <w:rPr>
      <w:sz w:val="20"/>
      <w:szCs w:val="20"/>
    </w:rPr>
  </w:style>
  <w:style w:type="character" w:customStyle="1" w:styleId="CommentTextChar">
    <w:name w:val="Comment Text Char"/>
    <w:basedOn w:val="DefaultParagraphFont"/>
    <w:link w:val="CommentText"/>
    <w:uiPriority w:val="99"/>
    <w:rsid w:val="00FA4A53"/>
    <w:rPr>
      <w:sz w:val="20"/>
      <w:szCs w:val="20"/>
    </w:rPr>
  </w:style>
  <w:style w:type="paragraph" w:styleId="CommentSubject">
    <w:name w:val="annotation subject"/>
    <w:basedOn w:val="CommentText"/>
    <w:next w:val="CommentText"/>
    <w:link w:val="CommentSubjectChar"/>
    <w:uiPriority w:val="99"/>
    <w:semiHidden/>
    <w:unhideWhenUsed/>
    <w:rsid w:val="00FA4A53"/>
    <w:rPr>
      <w:b/>
      <w:bCs/>
    </w:rPr>
  </w:style>
  <w:style w:type="character" w:customStyle="1" w:styleId="CommentSubjectChar">
    <w:name w:val="Comment Subject Char"/>
    <w:basedOn w:val="CommentTextChar"/>
    <w:link w:val="CommentSubject"/>
    <w:uiPriority w:val="99"/>
    <w:semiHidden/>
    <w:rsid w:val="00FA4A53"/>
    <w:rPr>
      <w:b/>
      <w:bCs/>
      <w:sz w:val="20"/>
      <w:szCs w:val="20"/>
    </w:rPr>
  </w:style>
  <w:style w:type="character" w:styleId="Hyperlink">
    <w:name w:val="Hyperlink"/>
    <w:basedOn w:val="DefaultParagraphFont"/>
    <w:uiPriority w:val="99"/>
    <w:semiHidden/>
    <w:unhideWhenUsed/>
    <w:rsid w:val="007B3E26"/>
    <w:rPr>
      <w:color w:val="0000FF"/>
      <w:u w:val="single"/>
    </w:rPr>
  </w:style>
  <w:style w:type="character" w:styleId="FollowedHyperlink">
    <w:name w:val="FollowedHyperlink"/>
    <w:basedOn w:val="DefaultParagraphFont"/>
    <w:uiPriority w:val="99"/>
    <w:semiHidden/>
    <w:unhideWhenUsed/>
    <w:rsid w:val="00034E0E"/>
    <w:rPr>
      <w:color w:val="800080" w:themeColor="followedHyperlink"/>
      <w:u w:val="single"/>
    </w:rPr>
  </w:style>
  <w:style w:type="paragraph" w:customStyle="1" w:styleId="Marks">
    <w:name w:val="Marks"/>
    <w:basedOn w:val="Normal"/>
    <w:link w:val="MarksChar"/>
    <w:qFormat/>
    <w:rsid w:val="007D75C5"/>
    <w:pPr>
      <w:autoSpaceDE w:val="0"/>
      <w:autoSpaceDN w:val="0"/>
      <w:adjustRightInd w:val="0"/>
      <w:spacing w:before="120" w:after="0" w:line="240" w:lineRule="auto"/>
      <w:jc w:val="right"/>
    </w:pPr>
    <w:rPr>
      <w:rFonts w:ascii="Times New Roman" w:hAnsi="Times New Roman"/>
    </w:rPr>
  </w:style>
  <w:style w:type="paragraph" w:customStyle="1" w:styleId="QuestionText">
    <w:name w:val="Question Text"/>
    <w:basedOn w:val="Normal"/>
    <w:link w:val="QuestionTextChar"/>
    <w:qFormat/>
    <w:rsid w:val="007D75C5"/>
    <w:rPr>
      <w:rFonts w:ascii="Times New Roman" w:hAnsi="Times New Roman"/>
    </w:rPr>
  </w:style>
  <w:style w:type="character" w:customStyle="1" w:styleId="MarksChar">
    <w:name w:val="Marks Char"/>
    <w:basedOn w:val="DefaultParagraphFont"/>
    <w:link w:val="Marks"/>
    <w:rsid w:val="007D75C5"/>
    <w:rPr>
      <w:rFonts w:ascii="Times New Roman" w:hAnsi="Times New Roman"/>
    </w:rPr>
  </w:style>
  <w:style w:type="character" w:customStyle="1" w:styleId="QuestionTextChar">
    <w:name w:val="Question Text Char"/>
    <w:basedOn w:val="DefaultParagraphFont"/>
    <w:link w:val="QuestionText"/>
    <w:rsid w:val="007D75C5"/>
    <w:rPr>
      <w:rFonts w:ascii="Times New Roman" w:hAnsi="Times New Roman"/>
    </w:rPr>
  </w:style>
  <w:style w:type="character" w:styleId="Strong">
    <w:name w:val="Strong"/>
    <w:basedOn w:val="DefaultParagraphFont"/>
    <w:uiPriority w:val="22"/>
    <w:qFormat/>
    <w:rsid w:val="00FF65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9160209">
      <w:bodyDiv w:val="1"/>
      <w:marLeft w:val="0"/>
      <w:marRight w:val="0"/>
      <w:marTop w:val="0"/>
      <w:marBottom w:val="0"/>
      <w:divBdr>
        <w:top w:val="none" w:sz="0" w:space="0" w:color="auto"/>
        <w:left w:val="none" w:sz="0" w:space="0" w:color="auto"/>
        <w:bottom w:val="none" w:sz="0" w:space="0" w:color="auto"/>
        <w:right w:val="none" w:sz="0" w:space="0" w:color="auto"/>
      </w:divBdr>
    </w:div>
    <w:div w:id="1475759604">
      <w:bodyDiv w:val="1"/>
      <w:marLeft w:val="0"/>
      <w:marRight w:val="0"/>
      <w:marTop w:val="0"/>
      <w:marBottom w:val="0"/>
      <w:divBdr>
        <w:top w:val="none" w:sz="0" w:space="0" w:color="auto"/>
        <w:left w:val="none" w:sz="0" w:space="0" w:color="auto"/>
        <w:bottom w:val="none" w:sz="0" w:space="0" w:color="auto"/>
        <w:right w:val="none" w:sz="0" w:space="0" w:color="auto"/>
      </w:divBdr>
      <w:divsChild>
        <w:div w:id="731389431">
          <w:marLeft w:val="720"/>
          <w:marRight w:val="0"/>
          <w:marTop w:val="0"/>
          <w:marBottom w:val="0"/>
          <w:divBdr>
            <w:top w:val="none" w:sz="0" w:space="0" w:color="auto"/>
            <w:left w:val="none" w:sz="0" w:space="0" w:color="auto"/>
            <w:bottom w:val="none" w:sz="0" w:space="0" w:color="auto"/>
            <w:right w:val="none" w:sz="0" w:space="0" w:color="auto"/>
          </w:divBdr>
        </w:div>
        <w:div w:id="949051960">
          <w:marLeft w:val="720"/>
          <w:marRight w:val="0"/>
          <w:marTop w:val="0"/>
          <w:marBottom w:val="0"/>
          <w:divBdr>
            <w:top w:val="none" w:sz="0" w:space="0" w:color="auto"/>
            <w:left w:val="none" w:sz="0" w:space="0" w:color="auto"/>
            <w:bottom w:val="none" w:sz="0" w:space="0" w:color="auto"/>
            <w:right w:val="none" w:sz="0" w:space="0" w:color="auto"/>
          </w:divBdr>
        </w:div>
        <w:div w:id="1109854387">
          <w:marLeft w:val="720"/>
          <w:marRight w:val="0"/>
          <w:marTop w:val="0"/>
          <w:marBottom w:val="0"/>
          <w:divBdr>
            <w:top w:val="none" w:sz="0" w:space="0" w:color="auto"/>
            <w:left w:val="none" w:sz="0" w:space="0" w:color="auto"/>
            <w:bottom w:val="none" w:sz="0" w:space="0" w:color="auto"/>
            <w:right w:val="none" w:sz="0" w:space="0" w:color="auto"/>
          </w:divBdr>
        </w:div>
      </w:divsChild>
    </w:div>
    <w:div w:id="159528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en.wikipedia.org/wiki/Phosphorus"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hyperlink" Target="https://en.wikipedia.org/wiki/Oxygen" TargetMode="External"/><Relationship Id="rId2" Type="http://schemas.openxmlformats.org/officeDocument/2006/relationships/customXml" Target="../customXml/item2.xml"/><Relationship Id="rId16" Type="http://schemas.openxmlformats.org/officeDocument/2006/relationships/image" Target="media/image2.gif"/><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en.wikipedia.org/wiki/Phosphorus_trichloride"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en.wikipedia.org/wiki/Chlorine"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31"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en.wikipedia.org/wiki/Oxygen" TargetMode="Externa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a\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A8085-30D2-4012-9CDA-32B662176D6E}">
  <ds:schemaRefs>
    <ds:schemaRef ds:uri="http://schemas.microsoft.com/sharepoint/v3/contenttype/forms"/>
  </ds:schemaRefs>
</ds:datastoreItem>
</file>

<file path=customXml/itemProps2.xml><?xml version="1.0" encoding="utf-8"?>
<ds:datastoreItem xmlns:ds="http://schemas.openxmlformats.org/officeDocument/2006/customXml" ds:itemID="{9A4477D1-86CB-4C06-AC49-D85848695193}"/>
</file>

<file path=customXml/itemProps3.xml><?xml version="1.0" encoding="utf-8"?>
<ds:datastoreItem xmlns:ds="http://schemas.openxmlformats.org/officeDocument/2006/customXml" ds:itemID="{9FBA9C53-34C5-4F26-ABFD-F8F635166B1B}">
  <ds:schemaRefs>
    <ds:schemaRef ds:uri="urn:schemas-microsoft-com.VSTO2008Demos.ControlsStorage"/>
  </ds:schemaRefs>
</ds:datastoreItem>
</file>

<file path=customXml/itemProps4.xml><?xml version="1.0" encoding="utf-8"?>
<ds:datastoreItem xmlns:ds="http://schemas.openxmlformats.org/officeDocument/2006/customXml" ds:itemID="{BDC281DD-CD10-4461-A46C-A30600FED1E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E82CB58-2068-44A4-84F6-F61EFB2AA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45</TotalTime>
  <Pages>15</Pages>
  <Words>3822</Words>
  <Characters>21789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DEECD</Company>
  <LinksUpToDate>false</LinksUpToDate>
  <CharactersWithSpaces>25560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 DIPLARIS</dc:creator>
  <cp:lastModifiedBy>DIPLARIS, Martha</cp:lastModifiedBy>
  <cp:revision>20</cp:revision>
  <cp:lastPrinted>2020-05-24T23:30:00Z</cp:lastPrinted>
  <dcterms:created xsi:type="dcterms:W3CDTF">2020-06-04T02:29:00Z</dcterms:created>
  <dcterms:modified xsi:type="dcterms:W3CDTF">2020-06-08T20:38:00Z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4f4afec6-8586-49f7-91ac-b621c4c89372</vt:lpwstr>
  </property>
  <property fmtid="{D5CDD505-2E9C-101B-9397-08002B2CF9AE}" pid="3" name="ContentTypeId">
    <vt:lpwstr>0x010100C00CB28A2BD0C34E9ED096C0BE634595</vt:lpwstr>
  </property>
</Properties>
</file>