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8"/>
          <w:szCs w:val="48"/>
          <w:rtl w:val="0"/>
        </w:rPr>
        <w:t xml:space="preserve">`</w:t>
      </w:r>
      <w:r w:rsidDel="00000000" w:rsidR="00000000" w:rsidRPr="00000000">
        <w:rPr>
          <w:color w:val="000000"/>
        </w:rPr>
        <w:drawing>
          <wp:inline distB="0" distT="0" distL="0" distR="0">
            <wp:extent cx="2951863" cy="893502"/>
            <wp:effectExtent b="0" l="0" r="0" t="0"/>
            <wp:docPr descr="Balwyn Logo" id="66" name="image2.jpg"/>
            <a:graphic>
              <a:graphicData uri="http://schemas.openxmlformats.org/drawingml/2006/picture">
                <pic:pic>
                  <pic:nvPicPr>
                    <pic:cNvPr descr="Balwyn Logo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1863" cy="893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Times New Roman" w:cs="Times New Roman" w:eastAsia="Times New Roman" w:hAnsi="Times New Roman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57.0" w:type="dxa"/>
        <w:jc w:val="left"/>
        <w:tblInd w:w="9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2"/>
        <w:gridCol w:w="1600"/>
        <w:gridCol w:w="1601"/>
        <w:gridCol w:w="1601"/>
        <w:gridCol w:w="1987"/>
        <w:gridCol w:w="236"/>
        <w:tblGridChange w:id="0">
          <w:tblGrid>
            <w:gridCol w:w="1732"/>
            <w:gridCol w:w="1600"/>
            <w:gridCol w:w="1601"/>
            <w:gridCol w:w="1601"/>
            <w:gridCol w:w="1987"/>
            <w:gridCol w:w="236"/>
          </w:tblGrid>
        </w:tblGridChange>
      </w:tblGrid>
      <w:tr>
        <w:trPr>
          <w:cantSplit w:val="0"/>
          <w:trHeight w:val="4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Student Name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8">
            <w:pPr>
              <w:ind w:left="-108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0"/>
                <w:szCs w:val="20"/>
                <w:rtl w:val="0"/>
              </w:rPr>
              <w:t xml:space="preserve">Teacher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GSL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MDI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HAL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SMH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E">
            <w:pPr>
              <w:ind w:left="-108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0"/>
          <w:szCs w:val="40"/>
          <w:rtl w:val="0"/>
        </w:rPr>
        <w:t xml:space="preserve">CHEMISTRY</w:t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6"/>
          <w:szCs w:val="36"/>
          <w:rtl w:val="0"/>
        </w:rPr>
        <w:t xml:space="preserve">Unit 3, SAC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Test on concepts from Chapters 7-8 of Heinemann Chemistry 2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Rate and extent of chemical reactions</w:t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8"/>
          <w:szCs w:val="28"/>
          <w:rtl w:val="0"/>
        </w:rPr>
        <w:t xml:space="preserve">1st June 2020, Period 4</w:t>
      </w:r>
    </w:p>
    <w:p w:rsidR="00000000" w:rsidDel="00000000" w:rsidP="00000000" w:rsidRDefault="00000000" w:rsidRPr="00000000" w14:paraId="00000016">
      <w:pPr>
        <w:spacing w:after="0" w:befor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Reading time:  5 minutes</w:t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Writing time: 60 minutes</w:t>
      </w:r>
    </w:p>
    <w:p w:rsidR="00000000" w:rsidDel="00000000" w:rsidP="00000000" w:rsidRDefault="00000000" w:rsidRPr="00000000" w14:paraId="00000018">
      <w:pPr>
        <w:pStyle w:val="Heading3"/>
        <w:spacing w:after="120" w:before="240" w:line="276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Structure of Report</w:t>
      </w:r>
    </w:p>
    <w:tbl>
      <w:tblPr>
        <w:tblStyle w:val="Table2"/>
        <w:tblW w:w="855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01"/>
        <w:gridCol w:w="1471"/>
        <w:gridCol w:w="2160"/>
        <w:gridCol w:w="1620"/>
        <w:tblGridChange w:id="0">
          <w:tblGrid>
            <w:gridCol w:w="3301"/>
            <w:gridCol w:w="1471"/>
            <w:gridCol w:w="2160"/>
            <w:gridCol w:w="162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Task and Section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Number of questions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Number of questions to be answered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ind w:left="252" w:right="252" w:firstLine="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Number of marks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  <w:rtl w:val="0"/>
              </w:rPr>
              <w:t xml:space="preserve">Section 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 Multiple Choice Questions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sdt>
            <w:sdtPr>
              <w:tag w:val="goog_rdk_1"/>
            </w:sdtPr>
            <w:sdtContent>
              <w:p w:rsidR="00000000" w:rsidDel="00000000" w:rsidP="00000000" w:rsidRDefault="00000000" w:rsidRPr="00000000" w14:paraId="00000020">
                <w:pPr>
                  <w:tabs>
                    <w:tab w:val="left" w:leader="none" w:pos="612"/>
                  </w:tabs>
                  <w:spacing w:after="120" w:before="120" w:lineRule="auto"/>
                  <w:jc w:val="center"/>
                  <w:rPr>
                    <w:rFonts w:ascii="Times New Roman" w:cs="Times New Roman" w:eastAsia="Times New Roman" w:hAnsi="Times New Roman"/>
                    <w:rPrChange w:author="DIPLARIS, Martha" w:id="0" w:date="2020-05-25T09:08:00Z">
                      <w:rPr>
                        <w:rFonts w:ascii="Times New Roman" w:cs="Times New Roman" w:eastAsia="Times New Roman" w:hAnsi="Times New Roman"/>
                        <w:color w:val="c00000"/>
                      </w:rPr>
                    </w:rPrChange>
                  </w:rPr>
                </w:pPr>
                <w:sdt>
                  <w:sdtPr>
                    <w:tag w:val="goog_rdk_0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rtl w:val="0"/>
                        <w:rPrChange w:author="DIPLARIS, Martha" w:id="0" w:date="2020-05-25T09:08:00Z">
                          <w:rPr>
                            <w:rFonts w:ascii="Times New Roman" w:cs="Times New Roman" w:eastAsia="Times New Roman" w:hAnsi="Times New Roman"/>
                            <w:color w:val="c00000"/>
                          </w:rPr>
                        </w:rPrChange>
                      </w:rPr>
                      <w:t xml:space="preserve">  10</w:t>
                    </w:r>
                  </w:sdtContent>
                </w:sdt>
              </w:p>
            </w:sdtContent>
          </w:sdt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16"/>
                <w:szCs w:val="16"/>
                <w:rtl w:val="0"/>
              </w:rPr>
              <w:t xml:space="preserve">Section B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16"/>
                <w:szCs w:val="16"/>
                <w:rtl w:val="0"/>
              </w:rPr>
              <w:t xml:space="preserve"> Short Answer Questions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sdt>
            <w:sdtPr>
              <w:tag w:val="goog_rdk_3"/>
            </w:sdtPr>
            <w:sdtContent>
              <w:p w:rsidR="00000000" w:rsidDel="00000000" w:rsidP="00000000" w:rsidRDefault="00000000" w:rsidRPr="00000000" w14:paraId="00000024">
                <w:pPr>
                  <w:tabs>
                    <w:tab w:val="left" w:leader="none" w:pos="612"/>
                  </w:tabs>
                  <w:spacing w:after="120" w:before="120" w:lineRule="auto"/>
                  <w:jc w:val="center"/>
                  <w:rPr>
                    <w:rFonts w:ascii="Times New Roman" w:cs="Times New Roman" w:eastAsia="Times New Roman" w:hAnsi="Times New Roman"/>
                    <w:rPrChange w:author="DIPLARIS, Martha" w:id="1" w:date="2020-05-25T09:08:00Z">
                      <w:rPr>
                        <w:rFonts w:ascii="Times New Roman" w:cs="Times New Roman" w:eastAsia="Times New Roman" w:hAnsi="Times New Roman"/>
                        <w:color w:val="c00000"/>
                      </w:rPr>
                    </w:rPrChange>
                  </w:rPr>
                </w:pPr>
                <w:sdt>
                  <w:sdtPr>
                    <w:tag w:val="goog_rdk_2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rtl w:val="0"/>
                        <w:rPrChange w:author="DIPLARIS, Martha" w:id="1" w:date="2020-05-25T09:08:00Z">
                          <w:rPr>
                            <w:rFonts w:ascii="Times New Roman" w:cs="Times New Roman" w:eastAsia="Times New Roman" w:hAnsi="Times New Roman"/>
                            <w:color w:val="c00000"/>
                          </w:rPr>
                        </w:rPrChange>
                      </w:rPr>
                      <w:t xml:space="preserve">  36</w:t>
                    </w:r>
                  </w:sdtContent>
                </w:sdt>
              </w:p>
            </w:sdtContent>
          </w:sdt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120" w:before="12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color w:val="00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color w:val="00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sdt>
            <w:sdtPr>
              <w:tag w:val="goog_rdk_7"/>
            </w:sdtPr>
            <w:sdtContent>
              <w:p w:rsidR="00000000" w:rsidDel="00000000" w:rsidP="00000000" w:rsidRDefault="00000000" w:rsidRPr="00000000" w14:paraId="00000028">
                <w:pPr>
                  <w:tabs>
                    <w:tab w:val="left" w:leader="none" w:pos="612"/>
                  </w:tabs>
                  <w:spacing w:after="120" w:before="120" w:lineRule="auto"/>
                  <w:rPr>
                    <w:rFonts w:ascii="Times New Roman" w:cs="Times New Roman" w:eastAsia="Times New Roman" w:hAnsi="Times New Roman"/>
                    <w:rPrChange w:author="DIPLARIS, Martha" w:id="2" w:date="2020-05-25T09:08:00Z">
                      <w:rPr>
                        <w:rFonts w:ascii="Times New Roman" w:cs="Times New Roman" w:eastAsia="Times New Roman" w:hAnsi="Times New Roman"/>
                        <w:color w:val="000000"/>
                      </w:rPr>
                    </w:rPrChange>
                  </w:rPr>
                </w:pPr>
                <w:sdt>
                  <w:sdtPr>
                    <w:tag w:val="goog_rdk_4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rtl w:val="0"/>
                        <w:rPrChange w:author="DIPLARIS, Martha" w:id="2" w:date="2020-05-25T09:08:00Z">
                          <w:rPr>
                            <w:rFonts w:ascii="Times New Roman" w:cs="Times New Roman" w:eastAsia="Times New Roman" w:hAnsi="Times New Roman"/>
                            <w:color w:val="000000"/>
                          </w:rPr>
                        </w:rPrChange>
                      </w:rPr>
                      <w:t xml:space="preserve">   Total </w:t>
                    </w:r>
                  </w:sdtContent>
                </w:sdt>
                <w:sdt>
                  <w:sdtPr>
                    <w:tag w:val="goog_rdk_5"/>
                  </w:sdtPr>
                  <w:sdtContent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rtl w:val="0"/>
                        <w:rPrChange w:author="DIPLARIS, Martha" w:id="2" w:date="2020-05-25T09:08:00Z">
                          <w:rPr>
                            <w:rFonts w:ascii="Times New Roman" w:cs="Times New Roman" w:eastAsia="Times New Roman" w:hAnsi="Times New Roman"/>
                            <w:color w:val="c00000"/>
                          </w:rPr>
                        </w:rPrChange>
                      </w:rPr>
                      <w:t xml:space="preserve">46</w:t>
                    </w:r>
                  </w:sdtContent>
                </w:sdt>
                <w:sdt>
                  <w:sdtPr>
                    <w:tag w:val="goog_rdk_6"/>
                  </w:sdtPr>
                  <w:sdtContent>
                    <w:r w:rsidDel="00000000" w:rsidR="00000000" w:rsidRPr="00000000">
                      <w:rPr>
                        <w:rtl w:val="0"/>
                      </w:rPr>
                    </w:r>
                  </w:sdtContent>
                </w:sdt>
              </w:p>
            </w:sdtContent>
          </w:sdt>
        </w:tc>
      </w:tr>
    </w:tbl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18"/>
        <w:tblGridChange w:id="0">
          <w:tblGrid>
            <w:gridCol w:w="99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120" w:line="276" w:lineRule="auto"/>
              <w:ind w:left="714" w:right="0" w:hanging="357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Students are permitted to bring into the assessment room: pens, pencils, highlighters, erasers, sharpeners, rulers and one scientific calculator.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Students are not permitted to bring into the examination room: blank sheets of paper and/or white out liquid/tape.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Materials supplied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question and answer book of </w:t>
            </w: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i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  <w:rPrChange w:author="DIPLARIS, Martha" w:id="3" w:date="2020-05-25T09:08:00Z">
                      <w:rPr>
                        <w:rFonts w:ascii="Times New Roman" w:cs="Times New Roman" w:eastAsia="Times New Roman" w:hAnsi="Times New Roman"/>
                        <w:b w:val="1"/>
                        <w:i w:val="0"/>
                        <w:smallCaps w:val="0"/>
                        <w:strike w:val="0"/>
                        <w:color w:val="c00000"/>
                        <w:sz w:val="22"/>
                        <w:szCs w:val="22"/>
                        <w:u w:val="none"/>
                        <w:shd w:fill="auto" w:val="clear"/>
                        <w:vertAlign w:val="baseline"/>
                      </w:rPr>
                    </w:rPrChange>
                  </w:rPr>
                  <w:t xml:space="preserve">12 pages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data book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Instructions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your name in the space provided above on this page.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All responses must be written in English.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Working out must be shown for all calculations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714" w:right="0" w:hanging="357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 NOT write on the data book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the end of the assessment session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284" w:right="0" w:hanging="284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Wait silently for the supervisor to collect your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booklet and data book.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12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Students are NOT permitted to bring mobile phones and/or any other unauthorised electronic devices into the examination room.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Students must not disclose the contents of the task; to do so will be a breach of VCE guidelines and will be dealt with according to VCAA regulations.</w:t>
            </w:r>
          </w:p>
        </w:tc>
      </w:tr>
    </w:tbl>
    <w:p w:rsidR="00000000" w:rsidDel="00000000" w:rsidP="00000000" w:rsidRDefault="00000000" w:rsidRPr="00000000" w14:paraId="00000038">
      <w:pPr>
        <w:spacing w:after="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  <w:sectPr>
          <w:headerReference r:id="rId8" w:type="even"/>
          <w:footerReference r:id="rId9" w:type="even"/>
          <w:pgSz w:h="16838" w:w="11906" w:orient="portrait"/>
          <w:pgMar w:bottom="720" w:top="720" w:left="720" w:right="720" w:header="425" w:footer="164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rFonts w:ascii="Times New Roman" w:cs="Times New Roman" w:eastAsia="Times New Roman" w:hAnsi="Times New Roman"/>
          <w:b w:val="1"/>
          <w:color w:val="000000"/>
        </w:rPr>
        <w:sectPr>
          <w:headerReference r:id="rId10" w:type="default"/>
          <w:type w:val="continuous"/>
          <w:pgSz w:h="16838" w:w="11906" w:orient="portrait"/>
          <w:pgMar w:bottom="851" w:top="851" w:left="1440" w:right="144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keepLines w:val="1"/>
        <w:spacing w:after="0" w:before="200" w:line="240" w:lineRule="auto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SECTION A: Test Multiple-Choice Questions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rHeight w:val="1651" w:hRule="atLeast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C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Instructions for Section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Answer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all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questions in pencil on the answer sheet provided for multiple choice questions.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Choose the response that is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correct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or that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best answers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the question.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 correct answer scores 1, an incorrect answer scores 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Marks will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be deducted for incorrect answers.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No marks will be given if more than one answer is completed for any question.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1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Which statement is correct as the temperature for a sample of a gas, X,</w:t>
      </w:r>
      <w:sdt>
        <w:sdtPr>
          <w:tag w:val="goog_rdk_9"/>
        </w:sdtPr>
        <w:sdtContent>
          <w:del w:author="DIPLARIS, Martha" w:id="4" w:date="2020-05-25T09:16:00Z"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delText xml:space="preserve"> 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increases?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/>
        <w:drawing>
          <wp:inline distB="0" distT="0" distL="0" distR="0">
            <wp:extent cx="3312749" cy="1628960"/>
            <wp:effectExtent b="0" l="0" r="0" t="0"/>
            <wp:docPr descr="IB Chemistry syllabus and notes" id="68" name="image3.gif"/>
            <a:graphic>
              <a:graphicData uri="http://schemas.openxmlformats.org/drawingml/2006/picture">
                <pic:pic>
                  <pic:nvPicPr>
                    <pic:cNvPr descr="IB Chemistry syllabus and notes" id="0" name="image3.gif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2749" cy="1628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ind w:left="567" w:hanging="4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   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The area under the curve to the left of Ea decreases.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ind w:left="567" w:hanging="4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    T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he total area under the curve increases.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ind w:left="567" w:hanging="4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   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The activation energy decreases.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ind w:left="567" w:hanging="4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   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More molecules have the mean energy.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2</w:t>
      </w:r>
    </w:p>
    <w:p w:rsidR="00000000" w:rsidDel="00000000" w:rsidP="00000000" w:rsidRDefault="00000000" w:rsidRPr="00000000" w14:paraId="0000004F">
      <w:pPr>
        <w:spacing w:after="0" w:line="240" w:lineRule="auto"/>
        <w:ind w:left="601" w:hanging="60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Reaction rates generally increase with an increase in temperature. Four suggested reasons are: </w:t>
      </w:r>
    </w:p>
    <w:p w:rsidR="00000000" w:rsidDel="00000000" w:rsidP="00000000" w:rsidRDefault="00000000" w:rsidRPr="00000000" w14:paraId="00000050">
      <w:pPr>
        <w:spacing w:after="0" w:line="240" w:lineRule="auto"/>
        <w:ind w:left="601" w:hanging="60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Molecules collide more frequently at higher temperatures.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the temperature of a reaction increases, the activation energy for the reaction decreases.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concentration of reactants will be greater at a higher temperature.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fraction of high energy molecules is greater at higher temperatures.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correct statements are: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 and IV only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and IV only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</w:t>
        <w:tab/>
        <w:t xml:space="preserve">I, II and IV only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  <w:tab/>
        <w:t xml:space="preserve">I, III, and IV only</w:t>
      </w:r>
    </w:p>
    <w:p w:rsidR="00000000" w:rsidDel="00000000" w:rsidP="00000000" w:rsidRDefault="00000000" w:rsidRPr="00000000" w14:paraId="0000005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3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generally believed that catalysts increase reaction rates by: 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ind w:left="567" w:hanging="567"/>
        <w:rPr>
          <w:rFonts w:ascii="Times New Roman" w:cs="Times New Roman" w:eastAsia="Times New Roman" w:hAnsi="Times New Roman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A. </w:t>
            <w:tab/>
            <w:t xml:space="preserve">removing the activation energy barrier and lowering the change in enthalpy, ∆H.</w:t>
          </w:r>
        </w:sdtContent>
      </w:sdt>
    </w:p>
    <w:p w:rsidR="00000000" w:rsidDel="00000000" w:rsidP="00000000" w:rsidRDefault="00000000" w:rsidRPr="00000000" w14:paraId="00000061">
      <w:pPr>
        <w:spacing w:after="0" w:line="240" w:lineRule="auto"/>
        <w:ind w:left="567" w:hanging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</w:t>
        <w:tab/>
        <w:t xml:space="preserve">providing an alternate activation energy barrier that is lower than the original activation energy barrier.</w:t>
      </w:r>
    </w:p>
    <w:p w:rsidR="00000000" w:rsidDel="00000000" w:rsidP="00000000" w:rsidRDefault="00000000" w:rsidRPr="00000000" w14:paraId="00000062">
      <w:pPr>
        <w:spacing w:after="0" w:line="240" w:lineRule="auto"/>
        <w:ind w:left="567" w:hanging="567"/>
        <w:rPr>
          <w:rFonts w:ascii="Times New Roman" w:cs="Times New Roman" w:eastAsia="Times New Roman" w:hAnsi="Times New Roman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C. </w:t>
            <w:tab/>
            <w:t xml:space="preserve">lowering the activation energy barrier and increasing the change in enthalpy, ∆H.</w:t>
          </w:r>
        </w:sdtContent>
      </w:sdt>
    </w:p>
    <w:p w:rsidR="00000000" w:rsidDel="00000000" w:rsidP="00000000" w:rsidRDefault="00000000" w:rsidRPr="00000000" w14:paraId="00000063">
      <w:pPr>
        <w:spacing w:after="0" w:line="240" w:lineRule="auto"/>
        <w:ind w:left="567" w:hanging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</w:t>
        <w:tab/>
        <w:t xml:space="preserve">giving the reacting particles more energy, thus there will be more successful collisions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tag w:val="goog_rdk_14"/>
      </w:sdtPr>
      <w:sdtContent>
        <w:p w:rsidR="00000000" w:rsidDel="00000000" w:rsidP="00000000" w:rsidRDefault="00000000" w:rsidRPr="00000000" w14:paraId="00000065">
          <w:pPr>
            <w:spacing w:after="0" w:line="240" w:lineRule="auto"/>
            <w:rPr>
              <w:ins w:author="DIPLARIS, Martha" w:id="5" w:date="2020-05-25T09:08:00Z"/>
              <w:rFonts w:ascii="Times New Roman" w:cs="Times New Roman" w:eastAsia="Times New Roman" w:hAnsi="Times New Roman"/>
              <w:b w:val="1"/>
            </w:rPr>
          </w:pPr>
          <w:sdt>
            <w:sdtPr>
              <w:tag w:val="goog_rdk_13"/>
            </w:sdtPr>
            <w:sdtContent>
              <w:ins w:author="DIPLARIS, Martha" w:id="5" w:date="2020-05-25T09:08:0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16"/>
      </w:sdtPr>
      <w:sdtContent>
        <w:p w:rsidR="00000000" w:rsidDel="00000000" w:rsidP="00000000" w:rsidRDefault="00000000" w:rsidRPr="00000000" w14:paraId="00000066">
          <w:pPr>
            <w:spacing w:after="0" w:line="240" w:lineRule="auto"/>
            <w:rPr>
              <w:ins w:author="DIPLARIS, Martha" w:id="5" w:date="2020-05-25T09:08:00Z"/>
              <w:rFonts w:ascii="Times New Roman" w:cs="Times New Roman" w:eastAsia="Times New Roman" w:hAnsi="Times New Roman"/>
              <w:b w:val="1"/>
            </w:rPr>
          </w:pPr>
          <w:sdt>
            <w:sdtPr>
              <w:tag w:val="goog_rdk_15"/>
            </w:sdtPr>
            <w:sdtContent>
              <w:ins w:author="DIPLARIS, Martha" w:id="5" w:date="2020-05-25T09:08:0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18"/>
      </w:sdtPr>
      <w:sdtContent>
        <w:p w:rsidR="00000000" w:rsidDel="00000000" w:rsidP="00000000" w:rsidRDefault="00000000" w:rsidRPr="00000000" w14:paraId="00000067">
          <w:pPr>
            <w:spacing w:after="0" w:line="240" w:lineRule="auto"/>
            <w:rPr>
              <w:ins w:author="DIPLARIS, Martha" w:id="5" w:date="2020-05-25T09:08:00Z"/>
              <w:rFonts w:ascii="Times New Roman" w:cs="Times New Roman" w:eastAsia="Times New Roman" w:hAnsi="Times New Roman"/>
              <w:b w:val="1"/>
            </w:rPr>
          </w:pPr>
          <w:sdt>
            <w:sdtPr>
              <w:tag w:val="goog_rdk_17"/>
            </w:sdtPr>
            <w:sdtContent>
              <w:ins w:author="DIPLARIS, Martha" w:id="5" w:date="2020-05-25T09:08:0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p w:rsidR="00000000" w:rsidDel="00000000" w:rsidP="00000000" w:rsidRDefault="00000000" w:rsidRPr="00000000" w14:paraId="00000068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4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reaction quotient Q has a smaller value than the related equilibrium constant, K</w:t>
      </w:r>
    </w:p>
    <w:p w:rsidR="00000000" w:rsidDel="00000000" w:rsidP="00000000" w:rsidRDefault="00000000" w:rsidRPr="00000000" w14:paraId="0000006A">
      <w:pPr>
        <w:spacing w:after="0" w:line="240" w:lineRule="auto"/>
        <w:ind w:left="567" w:hanging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ind w:left="567" w:hanging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  <w:tab/>
        <w:t xml:space="preserve">the reaction is at equilibrium. </w:t>
      </w:r>
    </w:p>
    <w:p w:rsidR="00000000" w:rsidDel="00000000" w:rsidP="00000000" w:rsidRDefault="00000000" w:rsidRPr="00000000" w14:paraId="0000006C">
      <w:pPr>
        <w:spacing w:after="0" w:line="240" w:lineRule="auto"/>
        <w:ind w:left="567" w:hanging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</w:t>
        <w:tab/>
        <w:t xml:space="preserve">the reaction is not at equilibrium, and will make more products at the expense of reactants. </w:t>
      </w:r>
    </w:p>
    <w:p w:rsidR="00000000" w:rsidDel="00000000" w:rsidP="00000000" w:rsidRDefault="00000000" w:rsidRPr="00000000" w14:paraId="0000006D">
      <w:pPr>
        <w:spacing w:after="0" w:line="240" w:lineRule="auto"/>
        <w:ind w:left="567" w:hanging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</w:t>
        <w:tab/>
        <w:t xml:space="preserve">the reaction is not at equilibrium, and will make more reactants at the expense of products. </w:t>
      </w:r>
    </w:p>
    <w:p w:rsidR="00000000" w:rsidDel="00000000" w:rsidP="00000000" w:rsidRDefault="00000000" w:rsidRPr="00000000" w14:paraId="0000006E">
      <w:pPr>
        <w:spacing w:after="0" w:line="240" w:lineRule="auto"/>
        <w:ind w:left="567" w:hanging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</w:t>
        <w:tab/>
        <w:t xml:space="preserve">the value of K will decrease until it is equal to Q</w:t>
      </w:r>
    </w:p>
    <w:p w:rsidR="00000000" w:rsidDel="00000000" w:rsidP="00000000" w:rsidRDefault="00000000" w:rsidRPr="00000000" w14:paraId="0000006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Times New Roman" w:cs="Times New Roman" w:eastAsia="Times New Roman" w:hAnsi="Times New Roman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Times New Roman" w:cs="Times New Roman" w:eastAsia="Times New Roman" w:hAnsi="Times New Roman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5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0.10 mol of gas A and 0.10 mol of gas B are initially added to a 1L container, which of the following must be true once the mixture achieves equilibrium? 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A     +      2B      </w:t>
      </w:r>
      <m:oMath>
        <m:r>
          <w:rPr>
            <w:rFonts w:ascii="Cambria Math" w:cs="Cambria Math" w:eastAsia="Cambria Math" w:hAnsi="Cambria Math"/>
          </w:rPr>
          <m:t xml:space="preserve">⇌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2C                          K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320 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1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[A] = [B]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1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[B] = 2[C]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1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[A] &lt; [B]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1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[A] &gt; [B]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6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equilibrium constant for the formation of sulphur trioxide from sulphur dioxide and oxygen gas is 4.3 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according to the reaction: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2SO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(g)  + O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(g)  </w:t>
      </w:r>
      <m:oMath>
        <m:r>
          <w:rPr>
            <w:rFonts w:ascii="Cambria Math" w:cs="Cambria Math" w:eastAsia="Cambria Math" w:hAnsi="Cambria Math"/>
          </w:rPr>
          <m:t xml:space="preserve">⇌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2SO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(g) </w:t>
      </w:r>
      <m:oMath>
        <m:r>
          <w:rPr>
            <w:rFonts w:ascii="Cambria Math" w:cs="Cambria Math" w:eastAsia="Cambria Math" w:hAnsi="Cambria Math"/>
          </w:rPr>
          <m:t xml:space="preserve">  </m:t>
        </m:r>
      </m:oMath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4.3 M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the value of the equilibrium constant for the reverse of this reaction?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–4.3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–0.23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7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Nitrogen dioxide, NO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 brown gas) and dinitrogen tetroxide, N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(a colourless gas) are in equilibrium according to the equation</w:t>
      </w:r>
    </w:p>
    <w:p w:rsidR="00000000" w:rsidDel="00000000" w:rsidP="00000000" w:rsidRDefault="00000000" w:rsidRPr="00000000" w14:paraId="0000008F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2NO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(g) 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</w:t>
      </w:r>
      <m:oMath>
        <m:r>
          <w:rPr>
            <w:rFonts w:ascii="Cambria Math" w:cs="Cambria Math" w:eastAsia="Cambria Math" w:hAnsi="Cambria Math"/>
          </w:rPr>
          <m:t xml:space="preserve">⇌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(g)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equilibrium mixture of the two gases at room temperature is light brown but at higher temperatures the colour becomes a much deeper brown. What conclusion can be drawn from this observation? 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ind w:left="567" w:hanging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  <w:tab/>
        <w:t xml:space="preserve">The reverse reaction in the equation is endothermic. </w:t>
      </w:r>
    </w:p>
    <w:p w:rsidR="00000000" w:rsidDel="00000000" w:rsidP="00000000" w:rsidRDefault="00000000" w:rsidRPr="00000000" w14:paraId="00000094">
      <w:pPr>
        <w:spacing w:after="0" w:line="240" w:lineRule="auto"/>
        <w:ind w:left="567" w:hanging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</w:t>
        <w:tab/>
        <w:t xml:space="preserve">The forward reaction in the equation is endothermic. </w:t>
      </w:r>
    </w:p>
    <w:p w:rsidR="00000000" w:rsidDel="00000000" w:rsidP="00000000" w:rsidRDefault="00000000" w:rsidRPr="00000000" w14:paraId="00000095">
      <w:pPr>
        <w:spacing w:after="0" w:line="240" w:lineRule="auto"/>
        <w:ind w:left="567" w:hanging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</w:t>
        <w:tab/>
        <w:t xml:space="preserve">The brown colour is due to the strong nitrogen–oxygen bonds in NO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spacing w:after="0" w:line="240" w:lineRule="auto"/>
        <w:ind w:left="567" w:hanging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</w:t>
        <w:tab/>
        <w:t xml:space="preserve">The equilibrium concentration of N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not dependent on temperature.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tag w:val="goog_rdk_21"/>
      </w:sdtPr>
      <w:sdtContent>
        <w:p w:rsidR="00000000" w:rsidDel="00000000" w:rsidP="00000000" w:rsidRDefault="00000000" w:rsidRPr="00000000" w14:paraId="00000098">
          <w:pPr>
            <w:spacing w:after="0" w:line="240" w:lineRule="auto"/>
            <w:rPr>
              <w:ins w:author="DIPLARIS, Martha" w:id="6" w:date="2020-05-25T09:11:00Z"/>
              <w:rFonts w:ascii="Times New Roman" w:cs="Times New Roman" w:eastAsia="Times New Roman" w:hAnsi="Times New Roman"/>
              <w:color w:val="c00000"/>
            </w:rPr>
          </w:pPr>
          <w:sdt>
            <w:sdtPr>
              <w:tag w:val="goog_rdk_20"/>
            </w:sdtPr>
            <w:sdtContent>
              <w:ins w:author="DIPLARIS, Martha" w:id="6" w:date="2020-05-25T09:11:0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23"/>
      </w:sdtPr>
      <w:sdtContent>
        <w:p w:rsidR="00000000" w:rsidDel="00000000" w:rsidP="00000000" w:rsidRDefault="00000000" w:rsidRPr="00000000" w14:paraId="00000099">
          <w:pPr>
            <w:spacing w:after="0" w:line="240" w:lineRule="auto"/>
            <w:rPr>
              <w:ins w:author="DIPLARIS, Martha" w:id="6" w:date="2020-05-25T09:11:00Z"/>
              <w:rFonts w:ascii="Times New Roman" w:cs="Times New Roman" w:eastAsia="Times New Roman" w:hAnsi="Times New Roman"/>
              <w:color w:val="c00000"/>
            </w:rPr>
          </w:pPr>
          <w:sdt>
            <w:sdtPr>
              <w:tag w:val="goog_rdk_22"/>
            </w:sdtPr>
            <w:sdtContent>
              <w:ins w:author="DIPLARIS, Martha" w:id="6" w:date="2020-05-25T09:11:0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p w:rsidR="00000000" w:rsidDel="00000000" w:rsidP="00000000" w:rsidRDefault="00000000" w:rsidRPr="00000000" w14:paraId="0000009A">
      <w:pPr>
        <w:spacing w:after="0" w:line="240" w:lineRule="auto"/>
        <w:rPr>
          <w:rFonts w:ascii="Times New Roman" w:cs="Times New Roman" w:eastAsia="Times New Roman" w:hAnsi="Times New Roman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  <w:color w:val="c00000"/>
        </w:rPr>
      </w:pPr>
      <w:r w:rsidDel="00000000" w:rsidR="00000000" w:rsidRPr="00000000">
        <w:rPr>
          <w:rtl w:val="0"/>
        </w:rPr>
      </w:r>
    </w:p>
    <w:sdt>
      <w:sdtPr>
        <w:tag w:val="goog_rdk_26"/>
      </w:sdtPr>
      <w:sdtContent>
        <w:p w:rsidR="00000000" w:rsidDel="00000000" w:rsidP="00000000" w:rsidRDefault="00000000" w:rsidRPr="00000000" w14:paraId="0000009C">
          <w:pPr>
            <w:spacing w:after="0" w:line="240" w:lineRule="auto"/>
            <w:rPr>
              <w:del w:author="DIPLARIS, Martha" w:id="7" w:date="2020-05-25T09:09:00Z"/>
              <w:rFonts w:ascii="Times New Roman" w:cs="Times New Roman" w:eastAsia="Times New Roman" w:hAnsi="Times New Roman"/>
              <w:color w:val="c00000"/>
            </w:rPr>
          </w:pPr>
          <w:sdt>
            <w:sdtPr>
              <w:tag w:val="goog_rdk_25"/>
            </w:sdtPr>
            <w:sdtContent>
              <w:del w:author="DIPLARIS, Martha" w:id="7" w:date="2020-05-25T09:09:00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tag w:val="goog_rdk_28"/>
      </w:sdtPr>
      <w:sdtContent>
        <w:p w:rsidR="00000000" w:rsidDel="00000000" w:rsidP="00000000" w:rsidRDefault="00000000" w:rsidRPr="00000000" w14:paraId="0000009D">
          <w:pPr>
            <w:spacing w:after="0" w:line="240" w:lineRule="auto"/>
            <w:rPr>
              <w:del w:author="DIPLARIS, Martha" w:id="7" w:date="2020-05-25T09:09:00Z"/>
              <w:rFonts w:ascii="Times New Roman" w:cs="Times New Roman" w:eastAsia="Times New Roman" w:hAnsi="Times New Roman"/>
              <w:b w:val="1"/>
              <w:color w:val="ff0000"/>
            </w:rPr>
          </w:pPr>
          <w:sdt>
            <w:sdtPr>
              <w:tag w:val="goog_rdk_27"/>
            </w:sdtPr>
            <w:sdtContent>
              <w:del w:author="DIPLARIS, Martha" w:id="7" w:date="2020-05-25T09:09:00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8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Three gases X, Y and Z were mixed in a closed container and allowed to reach equilibrium. A change was imposed at time T and the equilibrium was re-established. The concentration of each gas is plotted against time.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/>
        <w:drawing>
          <wp:inline distB="0" distT="0" distL="0" distR="0">
            <wp:extent cx="3243122" cy="2579480"/>
            <wp:effectExtent b="0" l="0" r="0" t="0"/>
            <wp:docPr id="6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3122" cy="2579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reaction does the graph represent? </w:t>
      </w:r>
    </w:p>
    <w:p w:rsidR="00000000" w:rsidDel="00000000" w:rsidP="00000000" w:rsidRDefault="00000000" w:rsidRPr="00000000" w14:paraId="000000A4">
      <w:pPr>
        <w:spacing w:after="0" w:line="360" w:lineRule="auto"/>
        <w:ind w:left="567" w:hanging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</w:t>
        <w:tab/>
        <w:t xml:space="preserve">X(g) + Y(g) </w:t>
      </w:r>
      <m:oMath>
        <m:r>
          <w:rPr>
            <w:rFonts w:ascii="Cambria Math" w:cs="Cambria Math" w:eastAsia="Cambria Math" w:hAnsi="Cambria Math"/>
          </w:rPr>
          <m:t xml:space="preserve">⇌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2Z(g) </w:t>
      </w:r>
    </w:p>
    <w:p w:rsidR="00000000" w:rsidDel="00000000" w:rsidP="00000000" w:rsidRDefault="00000000" w:rsidRPr="00000000" w14:paraId="000000A5">
      <w:pPr>
        <w:spacing w:after="0" w:line="360" w:lineRule="auto"/>
        <w:ind w:left="567" w:hanging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</w:t>
        <w:tab/>
        <w:t xml:space="preserve">2X(g)  </w:t>
      </w:r>
      <m:oMath>
        <m:r>
          <w:rPr>
            <w:rFonts w:ascii="Cambria Math" w:cs="Cambria Math" w:eastAsia="Cambria Math" w:hAnsi="Cambria Math"/>
          </w:rPr>
          <m:t xml:space="preserve">⇌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Y(g) + Z(g) </w:t>
      </w:r>
    </w:p>
    <w:p w:rsidR="00000000" w:rsidDel="00000000" w:rsidP="00000000" w:rsidRDefault="00000000" w:rsidRPr="00000000" w14:paraId="000000A6">
      <w:pPr>
        <w:spacing w:after="0" w:line="360" w:lineRule="auto"/>
        <w:ind w:left="567" w:hanging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</w:t>
        <w:tab/>
        <w:t xml:space="preserve">2X(g) </w:t>
      </w:r>
      <m:oMath>
        <m:r>
          <w:rPr>
            <w:rFonts w:ascii="Cambria Math" w:cs="Cambria Math" w:eastAsia="Cambria Math" w:hAnsi="Cambria Math"/>
          </w:rPr>
          <m:t xml:space="preserve"> ⇌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Y(g) + 3Z(g)</w:t>
      </w:r>
    </w:p>
    <w:p w:rsidR="00000000" w:rsidDel="00000000" w:rsidP="00000000" w:rsidRDefault="00000000" w:rsidRPr="00000000" w14:paraId="000000A7">
      <w:pPr>
        <w:spacing w:after="0" w:line="360" w:lineRule="auto"/>
        <w:ind w:left="567" w:hanging="567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</w:t>
        <w:tab/>
        <w:t xml:space="preserve"> X(g) </w:t>
      </w:r>
      <m:oMath>
        <m:r>
          <w:rPr>
            <w:rFonts w:ascii="Cambria Math" w:cs="Cambria Math" w:eastAsia="Cambria Math" w:hAnsi="Cambria Math"/>
          </w:rPr>
          <m:t xml:space="preserve"> ⇌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Y(g) + Z(g)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360" w:lineRule="auto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ind w:left="567" w:hanging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Question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ind w:left="567" w:hanging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 the following reaction: 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N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(g)     +     O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(g)     </w:t>
      </w:r>
      <m:oMath>
        <m:r>
          <w:rPr>
            <w:rFonts w:ascii="Cambria Math" w:cs="Cambria Math" w:eastAsia="Cambria Math" w:hAnsi="Cambria Math"/>
          </w:rPr>
          <m:t xml:space="preserve">⇌</m:t>
        </m:r>
      </m:oMath>
      <w:sdt>
        <w:sdtPr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    2NO(g)           ∆H = +176 kJ mol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increase in temperature would: 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Shift the equilibrium in favour of the reverse reaction and increase the value of K.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Shift the equilibrium in favour of the forward reaction and decrease the value of K.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Shift the equilibrium in favour of the forward reaction and increase the value of K.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 no change to the system.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10</w:t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Ammonia, ( NH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is produced during the Haber Process and it is in equilibrium with nitrogen,( N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) and hydrogen gas, ( H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(g)     +     3H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(g)     </w:t>
      </w:r>
      <m:oMath>
        <m:r>
          <w:rPr>
            <w:rFonts w:ascii="Cambria Math" w:cs="Cambria Math" w:eastAsia="Cambria Math" w:hAnsi="Cambria Math"/>
          </w:rPr>
          <m:t xml:space="preserve">⇌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2NH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sdt>
        <w:sdtPr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(g)           ∆H = -91 kJ mol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Which change would improve the yield of NH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(g) at equilibrium?</w:t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ind w:left="567" w:hanging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</w:t>
        <w:tab/>
        <w:t xml:space="preserve">increase the temperature </w:t>
      </w:r>
    </w:p>
    <w:p w:rsidR="00000000" w:rsidDel="00000000" w:rsidP="00000000" w:rsidRDefault="00000000" w:rsidRPr="00000000" w14:paraId="000000BF">
      <w:pPr>
        <w:spacing w:after="0" w:line="240" w:lineRule="auto"/>
        <w:ind w:left="567" w:hanging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</w:t>
        <w:tab/>
        <w:t xml:space="preserve">use a catalyst</w:t>
      </w:r>
    </w:p>
    <w:p w:rsidR="00000000" w:rsidDel="00000000" w:rsidP="00000000" w:rsidRDefault="00000000" w:rsidRPr="00000000" w14:paraId="000000C0">
      <w:pPr>
        <w:spacing w:after="0" w:line="240" w:lineRule="auto"/>
        <w:ind w:left="567" w:hanging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</w:t>
        <w:tab/>
        <w:t xml:space="preserve">decrease the volume </w:t>
      </w:r>
    </w:p>
    <w:p w:rsidR="00000000" w:rsidDel="00000000" w:rsidP="00000000" w:rsidRDefault="00000000" w:rsidRPr="00000000" w14:paraId="000000C1">
      <w:pPr>
        <w:spacing w:after="0" w:line="240" w:lineRule="auto"/>
        <w:ind w:left="567" w:hanging="56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</w:t>
        <w:tab/>
        <w:t xml:space="preserve">add large amounts of argon gas </w:t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Times New Roman" w:cs="Times New Roman" w:eastAsia="Times New Roman" w:hAnsi="Times New Roman"/>
          <w:b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32"/>
          <w:szCs w:val="32"/>
          <w:rtl w:val="0"/>
        </w:rPr>
        <w:t xml:space="preserve">                                                  </w:t>
      </w:r>
    </w:p>
    <w:p w:rsidR="00000000" w:rsidDel="00000000" w:rsidP="00000000" w:rsidRDefault="00000000" w:rsidRPr="00000000" w14:paraId="000000C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End of Section 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keepLines w:val="1"/>
        <w:spacing w:after="0" w:before="20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Section A: Multiple Choice Answer Sheet</w:t>
      </w:r>
    </w:p>
    <w:p w:rsidR="00000000" w:rsidDel="00000000" w:rsidP="00000000" w:rsidRDefault="00000000" w:rsidRPr="00000000" w14:paraId="000000C5">
      <w:pPr>
        <w:spacing w:after="0" w:line="36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This answer sheet must not be detached from this booklet.</w:t>
      </w:r>
    </w:p>
    <w:tbl>
      <w:tblPr>
        <w:tblStyle w:val="Table5"/>
        <w:tblW w:w="96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18"/>
        <w:tblGridChange w:id="0">
          <w:tblGrid>
            <w:gridCol w:w="9618"/>
          </w:tblGrid>
        </w:tblGridChange>
      </w:tblGrid>
      <w:tr>
        <w:trPr>
          <w:cantSplit w:val="0"/>
          <w:trHeight w:val="301" w:hRule="atLeast"/>
          <w:tblHeader w:val="0"/>
        </w:trPr>
        <w:tc>
          <w:tcPr>
            <w:tcBorders>
              <w:bottom w:color="000000" w:space="0" w:sz="0" w:val="nil"/>
            </w:tcBorders>
            <w:shd w:fill="808080" w:val="clear"/>
          </w:tcPr>
          <w:p w:rsidR="00000000" w:rsidDel="00000000" w:rsidP="00000000" w:rsidRDefault="00000000" w:rsidRPr="00000000" w14:paraId="000000C6">
            <w:pPr>
              <w:spacing w:after="120" w:before="12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INSTRUCTIONS FOR MULTIPLE CHOICE ANSWER SHEET</w:t>
            </w:r>
          </w:p>
        </w:tc>
      </w:tr>
      <w:tr>
        <w:trPr>
          <w:cantSplit w:val="0"/>
          <w:trHeight w:val="1549" w:hRule="atLeast"/>
          <w:tblHeader w:val="0"/>
        </w:trPr>
        <w:tc>
          <w:tcPr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PENCIL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entries.  For each question, shade the box which indicates your answer.</w:t>
            </w:r>
          </w:p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Marks will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be deducted for incorrect answers.</w:t>
            </w:r>
          </w:p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 MARK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will be given if more than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answer is completed for any question.</w:t>
            </w:r>
          </w:p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you make a mistake,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ERASE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incorrect answer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DO 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cross it out.</w:t>
            </w:r>
          </w:p>
        </w:tc>
      </w:tr>
    </w:tbl>
    <w:p w:rsidR="00000000" w:rsidDel="00000000" w:rsidP="00000000" w:rsidRDefault="00000000" w:rsidRPr="00000000" w14:paraId="000000CC">
      <w:pPr>
        <w:keepNext w:val="1"/>
        <w:keepLines w:val="1"/>
        <w:spacing w:after="0" w:before="20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2875.4999999999995" w:tblpY="302"/>
        <w:tblW w:w="3275.0000000000005" w:type="dxa"/>
        <w:jc w:val="left"/>
        <w:tblLayout w:type="fixed"/>
        <w:tblLook w:val="0400"/>
      </w:tblPr>
      <w:tblGrid>
        <w:gridCol w:w="667"/>
        <w:gridCol w:w="283"/>
        <w:gridCol w:w="375"/>
        <w:gridCol w:w="283"/>
        <w:gridCol w:w="363"/>
        <w:gridCol w:w="283"/>
        <w:gridCol w:w="363"/>
        <w:gridCol w:w="283"/>
        <w:gridCol w:w="375"/>
        <w:tblGridChange w:id="0">
          <w:tblGrid>
            <w:gridCol w:w="667"/>
            <w:gridCol w:w="283"/>
            <w:gridCol w:w="375"/>
            <w:gridCol w:w="283"/>
            <w:gridCol w:w="363"/>
            <w:gridCol w:w="283"/>
            <w:gridCol w:w="363"/>
            <w:gridCol w:w="283"/>
            <w:gridCol w:w="375"/>
          </w:tblGrid>
        </w:tblGridChange>
      </w:tblGrid>
      <w:tr>
        <w:trPr>
          <w:cantSplit w:val="0"/>
          <w:trHeight w:val="1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bottom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</w:p>
        </w:tc>
      </w:tr>
      <w:tr>
        <w:trPr>
          <w:cantSplit w:val="0"/>
          <w:trHeight w:val="19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bottom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bottom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bottom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bottom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bottom"/>
          </w:tcPr>
          <w:p w:rsidR="00000000" w:rsidDel="00000000" w:rsidP="00000000" w:rsidRDefault="00000000" w:rsidRPr="00000000" w14:paraId="0000013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bottom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bottom"/>
          </w:tcPr>
          <w:p w:rsidR="00000000" w:rsidDel="00000000" w:rsidP="00000000" w:rsidRDefault="00000000" w:rsidRPr="00000000" w14:paraId="0000016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69">
            <w:pPr>
              <w:spacing w:after="0" w:line="240" w:lineRule="auto"/>
              <w:jc w:val="right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bottom"/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center"/>
          </w:tcPr>
          <w:p w:rsidR="00000000" w:rsidDel="00000000" w:rsidP="00000000" w:rsidRDefault="00000000" w:rsidRPr="00000000" w14:paraId="0000017B">
            <w:pPr>
              <w:spacing w:after="0" w:line="240" w:lineRule="auto"/>
              <w:ind w:right="-15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  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vAlign w:val="bottom"/>
          </w:tcPr>
          <w:p w:rsidR="00000000" w:rsidDel="00000000" w:rsidP="00000000" w:rsidRDefault="00000000" w:rsidRPr="00000000" w14:paraId="00000184">
            <w:pPr>
              <w:spacing w:after="0" w:line="240" w:lineRule="auto"/>
              <w:ind w:right="-150"/>
              <w:rPr>
                <w:rFonts w:ascii="Times New Roman" w:cs="Times New Roman" w:eastAsia="Times New Roman" w:hAnsi="Times New Roman"/>
                <w:b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1"/>
        <w:keepLines w:val="1"/>
        <w:spacing w:after="0" w:before="200" w:line="240" w:lineRule="auto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SECTION B Test Short Answer Questions</w:t>
      </w:r>
    </w:p>
    <w:p w:rsidR="00000000" w:rsidDel="00000000" w:rsidP="00000000" w:rsidRDefault="00000000" w:rsidRPr="00000000" w14:paraId="000001A5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0"/>
        <w:tblGridChange w:id="0">
          <w:tblGrid>
            <w:gridCol w:w="10060"/>
          </w:tblGrid>
        </w:tblGridChange>
      </w:tblGrid>
      <w:tr>
        <w:trPr>
          <w:cantSplit w:val="0"/>
          <w:trHeight w:val="2374" w:hRule="atLeast"/>
          <w:tblHeader w:val="0"/>
        </w:trPr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1A6">
            <w:pPr>
              <w:spacing w:after="12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Instructions for Section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Answer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all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questions in the spaces provided. Write using black or blue pen.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To obtain full marks for your responses you should: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Give simplified answers with an appropriate number of significant figures to all numerical questions; un-simplified answers will not be given full marks.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Show all working in your answers to numerical questions.  No marks will be given for an incorrect answer unless it is accompanied by details of the working.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numPr>
                <w:ilvl w:val="0"/>
                <w:numId w:val="14"/>
              </w:numPr>
              <w:ind w:left="720" w:hanging="360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Make sure chemical equations are balanced and that the formulas for individual substances include an indication of state; for example, 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(g)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vertAlign w:val="subscript"/>
                <w:rtl w:val="0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NaCl(s)</w:t>
            </w:r>
          </w:p>
        </w:tc>
      </w:tr>
    </w:tbl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Question 1     (4 marks)</w:t>
      </w:r>
    </w:p>
    <w:p w:rsidR="00000000" w:rsidDel="00000000" w:rsidP="00000000" w:rsidRDefault="00000000" w:rsidRPr="00000000" w14:paraId="000001AE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the following reaction, write how each of the changes will affect the indicated quantity, assuming a container of fixed size. </w:t>
      </w:r>
    </w:p>
    <w:p w:rsidR="00000000" w:rsidDel="00000000" w:rsidP="00000000" w:rsidRDefault="00000000" w:rsidRPr="00000000" w14:paraId="000001AF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“increase”, “decrease”, or “no change”.</w:t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a chemical added, write how it would respond AFTER the initial spike due to the addition.</w:t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H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(g)      +      Br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(g)      </w:t>
      </w:r>
      <m:oMath>
        <m:r>
          <w:rPr>
            <w:rFonts w:ascii="Cambria Math" w:cs="Cambria Math" w:eastAsia="Cambria Math" w:hAnsi="Cambria Math"/>
          </w:rPr>
          <m:t xml:space="preserve">⇌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2HBr(g)               ΔH = -103.7kJ mol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3"/>
        <w:gridCol w:w="1803"/>
        <w:gridCol w:w="1803"/>
        <w:gridCol w:w="1803"/>
        <w:gridCol w:w="1804"/>
        <w:tblGridChange w:id="0">
          <w:tblGrid>
            <w:gridCol w:w="1803"/>
            <w:gridCol w:w="1803"/>
            <w:gridCol w:w="1803"/>
            <w:gridCol w:w="1803"/>
            <w:gridCol w:w="18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spacing w:after="12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Change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12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[H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12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[Br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]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12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[HBr]</w:t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12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K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spacing w:after="12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 added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12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12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12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12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12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spacing w:after="12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HBr added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12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12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12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12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12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spacing w:after="12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The temperature is increased</w:t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12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12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12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12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spacing w:after="12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Pressure is increased</w:t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12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12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12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120" w:lineRule="auto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spacing w:after="120" w:line="240" w:lineRule="auto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="240" w:lineRule="auto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Question 2     (10 marks)</w:t>
      </w:r>
    </w:p>
    <w:p w:rsidR="00000000" w:rsidDel="00000000" w:rsidP="00000000" w:rsidRDefault="00000000" w:rsidRPr="00000000" w14:paraId="000001D1">
      <w:pPr>
        <w:spacing w:after="12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Hydrogen peroxide is a mild antiseptic which can decompose according to the equation:</w:t>
      </w:r>
    </w:p>
    <w:p w:rsidR="00000000" w:rsidDel="00000000" w:rsidP="00000000" w:rsidRDefault="00000000" w:rsidRPr="00000000" w14:paraId="000001D2">
      <w:pPr>
        <w:spacing w:after="12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                                                          catalyst</w:t>
      </w:r>
    </w:p>
    <w:p w:rsidR="00000000" w:rsidDel="00000000" w:rsidP="00000000" w:rsidRDefault="00000000" w:rsidRPr="00000000" w14:paraId="000001D3">
      <w:pPr>
        <w:spacing w:after="12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                                        2H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2</w:t>
      </w:r>
      <w:sdt>
        <w:sdtPr>
          <w:tag w:val="goog_rdk_31"/>
        </w:sdtPr>
        <w:sdtContent>
          <w:r w:rsidDel="00000000" w:rsidR="00000000" w:rsidRPr="00000000">
            <w:rPr>
              <w:rFonts w:ascii="Cardo" w:cs="Cardo" w:eastAsia="Cardo" w:hAnsi="Cardo"/>
              <w:color w:val="000000"/>
              <w:rtl w:val="0"/>
            </w:rPr>
            <w:t xml:space="preserve"> (aq)       →        2H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 (l)    + 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(g)</w:t>
      </w:r>
    </w:p>
    <w:p w:rsidR="00000000" w:rsidDel="00000000" w:rsidP="00000000" w:rsidRDefault="00000000" w:rsidRPr="00000000" w14:paraId="000001D4">
      <w:pPr>
        <w:spacing w:after="12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Referring to the Collision Theory, explain the role of the catalyst in the decomposition of hydrogen peroxid</w:t>
      </w:r>
      <w:sdt>
        <w:sdtPr>
          <w:tag w:val="goog_rdk_32"/>
        </w:sdtPr>
        <w:sdtContent>
          <w:ins w:author="DIPLARIS, Martha" w:id="8" w:date="2020-05-25T10:41:00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ins>
        </w:sdtContent>
      </w:sdt>
      <w:sdt>
        <w:sdtPr>
          <w:tag w:val="goog_rdk_33"/>
        </w:sdtPr>
        <w:sdtContent>
          <w:del w:author="DIPLARIS, Martha" w:id="8" w:date="2020-05-25T10:41:00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e in terms of particles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(2 marks)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214.0" w:type="dxa"/>
        <w:jc w:val="left"/>
        <w:tblInd w:w="-5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14"/>
        <w:tblGridChange w:id="0">
          <w:tblGrid>
            <w:gridCol w:w="9214"/>
          </w:tblGrid>
        </w:tblGridChange>
      </w:tblGrid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sdt>
      <w:sdtPr>
        <w:tag w:val="goog_rdk_37"/>
      </w:sdtPr>
      <w:sdtContent>
        <w:p w:rsidR="00000000" w:rsidDel="00000000" w:rsidP="00000000" w:rsidRDefault="00000000" w:rsidRPr="00000000" w14:paraId="000001D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line="240" w:lineRule="auto"/>
            <w:rPr>
              <w:del w:author="DIPLARIS, Martha" w:id="9" w:date="2020-05-25T09:09:00Z"/>
              <w:rFonts w:ascii="Times New Roman" w:cs="Times New Roman" w:eastAsia="Times New Roman" w:hAnsi="Times New Roman"/>
              <w:rPrChange w:author="DIPLARIS, Martha" w:id="11" w:date="2020-05-25T09:09:00Z">
                <w:rPr>
                  <w:rFonts w:ascii="Calibri" w:cs="Calibri" w:eastAsia="Calibri" w:hAnsi="Calibri"/>
                  <w:b w:val="0"/>
                  <w:i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</w:rPrChange>
            </w:rPr>
            <w:pPrChange w:author="DIPLARIS, Martha" w:id="0" w:date="2020-05-25T09:09:00Z">
              <w:pPr>
                <w:keepNext w:val="0"/>
                <w:keepLines w:val="0"/>
                <w:pageBreakBefore w:val="0"/>
                <w:widowControl w:val="1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120" w:before="0" w:line="240" w:lineRule="auto"/>
                <w:ind w:left="567" w:right="0" w:firstLine="0"/>
                <w:jc w:val="left"/>
              </w:pPr>
            </w:pPrChange>
          </w:pPr>
          <w:sdt>
            <w:sdtPr>
              <w:tag w:val="goog_rdk_35"/>
            </w:sdtPr>
            <w:sdtContent>
              <w:del w:author="DIPLARIS, Martha" w:id="9" w:date="2020-05-25T09:09:00Z"/>
              <w:sdt>
                <w:sdtPr>
                  <w:tag w:val="goog_rdk_36"/>
                </w:sdtPr>
                <w:sdtContent>
                  <w:del w:author="DIPLARIS, Martha" w:id="9" w:date="2020-05-25T09:09:00Z">
                    <w:r w:rsidDel="00000000" w:rsidR="00000000" w:rsidRPr="00000000">
                      <w:rPr>
                        <w:rtl w:val="0"/>
                      </w:rPr>
                    </w:r>
                  </w:del>
                </w:sdtContent>
              </w:sdt>
              <w:del w:author="DIPLARIS, Martha" w:id="9" w:date="2020-05-25T09:09:00Z"/>
            </w:sdtContent>
          </w:sdt>
        </w:p>
      </w:sdtContent>
    </w:sdt>
    <w:sdt>
      <w:sdtPr>
        <w:tag w:val="goog_rdk_39"/>
      </w:sdtPr>
      <w:sdtContent>
        <w:p w:rsidR="00000000" w:rsidDel="00000000" w:rsidP="00000000" w:rsidRDefault="00000000" w:rsidRPr="00000000" w14:paraId="000001DD">
          <w:pPr>
            <w:spacing w:after="120" w:line="240" w:lineRule="auto"/>
            <w:rPr>
              <w:del w:author="DIPLARIS, Martha" w:id="9" w:date="2020-05-25T09:09:00Z"/>
              <w:rFonts w:ascii="Times New Roman" w:cs="Times New Roman" w:eastAsia="Times New Roman" w:hAnsi="Times New Roman"/>
              <w:color w:val="000000"/>
            </w:rPr>
          </w:pPr>
          <w:sdt>
            <w:sdtPr>
              <w:tag w:val="goog_rdk_38"/>
            </w:sdtPr>
            <w:sdtContent>
              <w:del w:author="DIPLARIS, Martha" w:id="9" w:date="2020-05-25T09:09:00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tag w:val="goog_rdk_42"/>
      </w:sdtPr>
      <w:sdtContent>
        <w:p w:rsidR="00000000" w:rsidDel="00000000" w:rsidP="00000000" w:rsidRDefault="00000000" w:rsidRPr="00000000" w14:paraId="000001DE">
          <w:pPr>
            <w:spacing w:after="120" w:line="240" w:lineRule="auto"/>
            <w:rPr>
              <w:ins w:author="DIPLARIS, Martha" w:id="13" w:date="2020-05-25T09:30:00Z"/>
              <w:rFonts w:ascii="Times New Roman" w:cs="Times New Roman" w:eastAsia="Times New Roman" w:hAnsi="Times New Roman"/>
              <w:color w:val="00000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rtl w:val="0"/>
            </w:rPr>
            <w:t xml:space="preserve">An experiment was set up to investigate the decomposition of 1.0L </w:t>
          </w:r>
          <w:sdt>
            <w:sdtPr>
              <w:tag w:val="goog_rdk_40"/>
            </w:sdtPr>
            <w:sdtContent>
              <w:ins w:author="DIPLARIS, Martha" w:id="12" w:date="2020-05-25T10:41:00Z"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rtl w:val="0"/>
                  </w:rPr>
                  <w:t xml:space="preserve">of </w:t>
                </w:r>
              </w:ins>
            </w:sdtContent>
          </w:sdt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rtl w:val="0"/>
            </w:rPr>
            <w:t xml:space="preserve">hydrogen peroxide solution at two different temperatures, one at SLC and the other at a higher temperature using the set up shown below:</w:t>
          </w:r>
          <w:sdt>
            <w:sdtPr>
              <w:tag w:val="goog_rdk_41"/>
            </w:sdtPr>
            <w:sdtContent>
              <w:ins w:author="DIPLARIS, Martha" w:id="13" w:date="2020-05-25T09:30:0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p w:rsidR="00000000" w:rsidDel="00000000" w:rsidP="00000000" w:rsidRDefault="00000000" w:rsidRPr="00000000" w14:paraId="000001DF">
      <w:pPr>
        <w:spacing w:after="12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/>
        <w:drawing>
          <wp:inline distB="0" distT="0" distL="0" distR="0">
            <wp:extent cx="2902210" cy="1424738"/>
            <wp:effectExtent b="0" l="0" r="0" t="0"/>
            <wp:docPr id="7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2210" cy="1424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 graph was drawn to represent the information at these two temperatures.</w:t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/>
        <w:drawing>
          <wp:inline distB="0" distT="0" distL="0" distR="0">
            <wp:extent cx="5731510" cy="2877820"/>
            <wp:effectExtent b="0" l="0" r="0" t="0"/>
            <wp:docPr id="6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1003300</wp:posOffset>
                </wp:positionV>
                <wp:extent cx="460375" cy="371475"/>
                <wp:effectExtent b="0" l="0" r="0" t="0"/>
                <wp:wrapNone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120575" y="3599025"/>
                          <a:ext cx="4508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(mL)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1003300</wp:posOffset>
                </wp:positionV>
                <wp:extent cx="460375" cy="371475"/>
                <wp:effectExtent b="0" l="0" r="0" t="0"/>
                <wp:wrapNone/>
                <wp:docPr id="5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375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1028700</wp:posOffset>
                </wp:positionV>
                <wp:extent cx="415925" cy="206375"/>
                <wp:effectExtent b="0" l="0" r="0" t="0"/>
                <wp:wrapNone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142800" y="3681575"/>
                          <a:ext cx="406400" cy="19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1028700</wp:posOffset>
                </wp:positionV>
                <wp:extent cx="415925" cy="206375"/>
                <wp:effectExtent b="0" l="0" r="0" t="0"/>
                <wp:wrapNone/>
                <wp:docPr id="5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5925" cy="206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Collision Theory to explain the shape of the graph for the higher temperature.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(3 marks)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16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spacing w:after="12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spacing w:after="12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spacing w:after="12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D">
            <w:pPr>
              <w:spacing w:after="12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spacing w:after="12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spacing w:after="12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why both of the graphs eventually level off and become horizontal to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axis.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        (1 mark)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16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spacing w:after="12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spacing w:after="12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left" w:leader="none" w:pos="426"/>
          <w:tab w:val="left" w:leader="none" w:pos="851"/>
        </w:tabs>
        <w:spacing w:after="0" w:line="240" w:lineRule="auto"/>
        <w:rPr>
          <w:rFonts w:ascii="Times New Roman" w:cs="Times New Roman" w:eastAsia="Times New Roman" w:hAnsi="Times New Roman"/>
          <w:color w:val="00b05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d. </w:t>
        <w:tab/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Calculate the amount, in mol of the oxygen gas produced by the decomposition of the hydrogen peroxide, H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at the lower temperature.                                                                    (1 mark)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16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spacing w:after="12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spacing w:after="12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</w:tabs>
        <w:spacing w:after="0" w:before="0" w:line="240" w:lineRule="auto"/>
        <w:ind w:left="108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the concentration of the hydrogen peroxide in % m/v.                               (3 marks)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16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spacing w:after="12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spacing w:after="12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spacing w:after="12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spacing w:after="12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spacing w:after="120"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color w:val="c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c00000"/>
          <w:rtl w:val="0"/>
        </w:rPr>
        <w:t xml:space="preserve"> </w:t>
      </w:r>
    </w:p>
    <w:p w:rsidR="00000000" w:rsidDel="00000000" w:rsidP="00000000" w:rsidRDefault="00000000" w:rsidRPr="00000000" w14:paraId="0000020C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3     (3 marks)</w:t>
      </w:r>
    </w:p>
    <w:p w:rsidR="00000000" w:rsidDel="00000000" w:rsidP="00000000" w:rsidRDefault="00000000" w:rsidRPr="00000000" w14:paraId="0000020F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Explain, in terms of particles, why the rate of non-equilibrium reactions decrease over time.</w:t>
      </w:r>
    </w:p>
    <w:p w:rsidR="00000000" w:rsidDel="00000000" w:rsidP="00000000" w:rsidRDefault="00000000" w:rsidRPr="00000000" w14:paraId="00000211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212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16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tabs>
                <w:tab w:val="left" w:leader="none" w:pos="1134"/>
              </w:tabs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tabs>
                <w:tab w:val="left" w:leader="none" w:pos="1134"/>
              </w:tabs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tabs>
                <w:tab w:val="left" w:leader="none" w:pos="1134"/>
              </w:tabs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tabs>
                <w:tab w:val="left" w:leader="none" w:pos="1134"/>
              </w:tabs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tabs>
                <w:tab w:val="left" w:leader="none" w:pos="1134"/>
              </w:tabs>
              <w:spacing w:line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color w:val="c00000"/>
        </w:rPr>
      </w:pPr>
      <w:r w:rsidDel="00000000" w:rsidR="00000000" w:rsidRPr="00000000">
        <w:rPr>
          <w:rtl w:val="0"/>
        </w:rPr>
      </w:r>
    </w:p>
    <w:sdt>
      <w:sdtPr>
        <w:tag w:val="goog_rdk_45"/>
      </w:sdtPr>
      <w:sdtContent>
        <w:p w:rsidR="00000000" w:rsidDel="00000000" w:rsidP="00000000" w:rsidRDefault="00000000" w:rsidRPr="00000000" w14:paraId="0000021A">
          <w:pPr>
            <w:tabs>
              <w:tab w:val="left" w:leader="none" w:pos="1134"/>
            </w:tabs>
            <w:spacing w:after="0" w:line="240" w:lineRule="auto"/>
            <w:rPr>
              <w:ins w:author="DIPLARIS, Martha" w:id="14" w:date="2020-05-25T09:11:00Z"/>
              <w:shd w:fill="auto" w:val="clear"/>
              <w:rPrChange w:author="DIPLARIS, Martha" w:id="15" w:date="2020-05-25T09:11:00Z">
                <w:rPr>
                  <w:rFonts w:ascii="Times New Roman" w:cs="Times New Roman" w:eastAsia="Times New Roman" w:hAnsi="Times New Roman"/>
                  <w:color w:val="c00000"/>
                </w:rPr>
              </w:rPrChange>
            </w:rPr>
            <w:pPrChange w:author="DIPLARIS, Martha" w:id="0" w:date="2020-05-25T09:11:00Z">
              <w:pPr>
                <w:tabs>
                  <w:tab w:val="left" w:leader="none" w:pos="1134"/>
                </w:tabs>
                <w:spacing w:after="0" w:line="240" w:lineRule="auto"/>
              </w:pPr>
            </w:pPrChange>
          </w:pPr>
          <w:sdt>
            <w:sdtPr>
              <w:tag w:val="goog_rdk_44"/>
            </w:sdtPr>
            <w:sdtContent>
              <w:ins w:author="DIPLARIS, Martha" w:id="14" w:date="2020-05-25T09:11:00Z"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c00000"/>
                    <w:rtl w:val="0"/>
                  </w:rPr>
                  <w:tab/>
                </w:r>
              </w:ins>
            </w:sdtContent>
          </w:sdt>
        </w:p>
      </w:sdtContent>
    </w:sdt>
    <w:sdt>
      <w:sdtPr>
        <w:tag w:val="goog_rdk_47"/>
      </w:sdtPr>
      <w:sdtContent>
        <w:p w:rsidR="00000000" w:rsidDel="00000000" w:rsidP="00000000" w:rsidRDefault="00000000" w:rsidRPr="00000000" w14:paraId="0000021B">
          <w:pPr>
            <w:tabs>
              <w:tab w:val="left" w:leader="none" w:pos="1134"/>
            </w:tabs>
            <w:spacing w:after="0" w:line="240" w:lineRule="auto"/>
            <w:rPr>
              <w:ins w:author="DIPLARIS, Martha" w:id="14" w:date="2020-05-25T09:11:00Z"/>
              <w:shd w:fill="auto" w:val="clear"/>
              <w:rPrChange w:author="DIPLARIS, Martha" w:id="16" w:date="2020-05-25T09:11:00Z">
                <w:rPr>
                  <w:rFonts w:ascii="Times New Roman" w:cs="Times New Roman" w:eastAsia="Times New Roman" w:hAnsi="Times New Roman"/>
                  <w:color w:val="c00000"/>
                </w:rPr>
              </w:rPrChange>
            </w:rPr>
            <w:pPrChange w:author="DIPLARIS, Martha" w:id="0" w:date="2020-05-25T09:11:00Z">
              <w:pPr>
                <w:tabs>
                  <w:tab w:val="left" w:leader="none" w:pos="1134"/>
                </w:tabs>
                <w:spacing w:after="0" w:line="240" w:lineRule="auto"/>
              </w:pPr>
            </w:pPrChange>
          </w:pPr>
          <w:sdt>
            <w:sdtPr>
              <w:tag w:val="goog_rdk_46"/>
            </w:sdtPr>
            <w:sdtContent>
              <w:ins w:author="DIPLARIS, Martha" w:id="14" w:date="2020-05-25T09:11:00Z">
                <w:r w:rsidDel="00000000" w:rsidR="00000000" w:rsidRPr="00000000">
                  <w:rPr>
                    <w:rtl w:val="0"/>
                  </w:rPr>
                </w:r>
              </w:ins>
            </w:sdtContent>
          </w:sdt>
        </w:p>
      </w:sdtContent>
    </w:sdt>
    <w:sdt>
      <w:sdtPr>
        <w:tag w:val="goog_rdk_48"/>
      </w:sdtPr>
      <w:sdtContent>
        <w:p w:rsidR="00000000" w:rsidDel="00000000" w:rsidP="00000000" w:rsidRDefault="00000000" w:rsidRPr="00000000" w14:paraId="0000021C">
          <w:pPr>
            <w:tabs>
              <w:tab w:val="left" w:leader="none" w:pos="1134"/>
            </w:tabs>
            <w:spacing w:after="0" w:line="240" w:lineRule="auto"/>
            <w:rPr>
              <w:shd w:fill="auto" w:val="clear"/>
              <w:rPrChange w:author="DIPLARIS, Martha" w:id="17" w:date="2020-05-25T09:11:00Z">
                <w:rPr>
                  <w:rFonts w:ascii="Times New Roman" w:cs="Times New Roman" w:eastAsia="Times New Roman" w:hAnsi="Times New Roman"/>
                  <w:color w:val="c00000"/>
                </w:rPr>
              </w:rPrChange>
            </w:rPr>
            <w:pPrChange w:author="DIPLARIS, Martha" w:id="0" w:date="2020-05-25T09:11:00Z">
              <w:pPr>
                <w:tabs>
                  <w:tab w:val="left" w:leader="none" w:pos="1134"/>
                </w:tabs>
                <w:spacing w:after="0" w:line="240" w:lineRule="auto"/>
              </w:pPr>
            </w:pPrChange>
          </w:pP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21D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4     (</w:t>
      </w:r>
      <w:sdt>
        <w:sdtPr>
          <w:tag w:val="goog_rdk_49"/>
        </w:sdtPr>
        <w:sdtContent>
          <w:ins w:author="DIPLARIS, Martha" w:id="18" w:date="2020-05-25T09:39:00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6</w:t>
            </w:r>
          </w:ins>
        </w:sdtContent>
      </w:sdt>
      <w:sdt>
        <w:sdtPr>
          <w:tag w:val="goog_rdk_50"/>
        </w:sdtPr>
        <w:sdtContent>
          <w:del w:author="DIPLARIS, Martha" w:id="18" w:date="2020-05-25T09:39:00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delText xml:space="preserve">7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marks)</w:t>
      </w:r>
    </w:p>
    <w:p w:rsidR="00000000" w:rsidDel="00000000" w:rsidP="00000000" w:rsidRDefault="00000000" w:rsidRPr="00000000" w14:paraId="00000220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industrial plant makes ammonia from nitrogen gas and hydrogen gas. The reaction is exothermic. The graph, not drawn to scale, shows the adjustments made to increase the production of ammonia.</w:t>
      </w:r>
    </w:p>
    <w:p w:rsidR="00000000" w:rsidDel="00000000" w:rsidP="00000000" w:rsidRDefault="00000000" w:rsidRPr="00000000" w14:paraId="00000222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N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(g)      +      3H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(g)      </w:t>
      </w:r>
      <m:oMath>
        <m:r>
          <w:rPr>
            <w:rFonts w:ascii="Cambria Math" w:cs="Cambria Math" w:eastAsia="Cambria Math" w:hAnsi="Cambria Math"/>
          </w:rPr>
          <m:t xml:space="preserve">⇌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2NH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sdt>
        <w:sdtPr>
          <w:tag w:val="goog_rdk_5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(g)           ∆H = –92 kJ mol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–1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370069" cy="2348884"/>
            <wp:effectExtent b="0" l="0" r="0" t="0"/>
            <wp:docPr id="7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0069" cy="2348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the table to identify what possible changes occurred at times 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(3 marks)</w:t>
      </w:r>
    </w:p>
    <w:p w:rsidR="00000000" w:rsidDel="00000000" w:rsidP="00000000" w:rsidRDefault="00000000" w:rsidRPr="00000000" w14:paraId="00000228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8221"/>
        <w:tblGridChange w:id="0">
          <w:tblGrid>
            <w:gridCol w:w="705"/>
            <w:gridCol w:w="82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9">
            <w:pPr>
              <w:tabs>
                <w:tab w:val="left" w:leader="none" w:pos="1134"/>
              </w:tabs>
              <w:spacing w:line="36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Time </w:t>
            </w:r>
          </w:p>
        </w:tc>
        <w:tc>
          <w:tcPr/>
          <w:p w:rsidR="00000000" w:rsidDel="00000000" w:rsidP="00000000" w:rsidRDefault="00000000" w:rsidRPr="00000000" w14:paraId="0000022A">
            <w:pPr>
              <w:tabs>
                <w:tab w:val="left" w:leader="none" w:pos="1134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Cause for 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tabs>
                <w:tab w:val="left" w:leader="none" w:pos="1134"/>
              </w:tabs>
              <w:spacing w:line="72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tabs>
                <w:tab w:val="left" w:leader="none" w:pos="1134"/>
              </w:tabs>
              <w:spacing w:line="72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tabs>
                <w:tab w:val="left" w:leader="none" w:pos="1134"/>
              </w:tabs>
              <w:spacing w:line="72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tabs>
                <w:tab w:val="left" w:leader="none" w:pos="1134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tabs>
                <w:tab w:val="left" w:leader="none" w:pos="1134"/>
              </w:tabs>
              <w:spacing w:line="72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tabs>
                <w:tab w:val="left" w:leader="none" w:pos="1134"/>
              </w:tabs>
              <w:spacing w:line="72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Le Chatelier’s Principle to explain the cause for the change in the graph at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the times.(t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State the section of the graph, t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t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you will use to explain the change in your answer.     </w:t>
      </w:r>
    </w:p>
    <w:p w:rsidR="00000000" w:rsidDel="00000000" w:rsidP="00000000" w:rsidRDefault="00000000" w:rsidRPr="00000000" w14:paraId="00000236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                                                                                 (2 marks)</w:t>
      </w:r>
    </w:p>
    <w:p w:rsidR="00000000" w:rsidDel="00000000" w:rsidP="00000000" w:rsidRDefault="00000000" w:rsidRPr="00000000" w14:paraId="00000237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Section of graph: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72.0" w:type="dxa"/>
        <w:jc w:val="left"/>
        <w:tblInd w:w="-5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Explanation: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Would the temperature of the mixture increase, decrease or remain the same between 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Explain your reasoning.                                                                                                    </w:t>
      </w:r>
      <w:sdt>
        <w:sdtPr>
          <w:tag w:val="goog_rdk_52"/>
        </w:sdtPr>
        <w:sdtContent>
          <w:ins w:author="DIPLARIS, Martha" w:id="19" w:date="2020-05-25T09:10:00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 mark)</w:t>
            </w:r>
          </w:ins>
        </w:sdtContent>
      </w:sdt>
      <w:sdt>
        <w:sdtPr>
          <w:tag w:val="goog_rdk_53"/>
        </w:sdtPr>
        <w:sdtContent>
          <w:del w:author="DIPLARIS, Martha" w:id="19" w:date="2020-05-25T09:10:00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delText xml:space="preserve">(2 marks)</w:delText>
            </w:r>
          </w:del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56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72.0" w:type="dxa"/>
        <w:jc w:val="left"/>
        <w:tblInd w:w="-5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5     (</w:t>
      </w:r>
      <w:sdt>
        <w:sdtPr>
          <w:tag w:val="goog_rdk_54"/>
        </w:sdtPr>
        <w:sdtContent>
          <w:ins w:author="DIPLARIS, Martha" w:id="20" w:date="2020-05-25T09:39:00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9 </w:t>
            </w:r>
          </w:ins>
        </w:sdtContent>
      </w:sdt>
      <w:sdt>
        <w:sdtPr>
          <w:tag w:val="goog_rdk_55"/>
        </w:sdtPr>
        <w:sdtContent>
          <w:del w:author="DIPLARIS, Martha" w:id="20" w:date="2020-05-25T09:39:00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delText xml:space="preserve">8 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marks)</w:t>
      </w:r>
    </w:p>
    <w:p w:rsidR="00000000" w:rsidDel="00000000" w:rsidP="00000000" w:rsidRDefault="00000000" w:rsidRPr="00000000" w14:paraId="0000024C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Phosphoryl chloride, (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000000"/>
            <w:highlight w:val="white"/>
            <w:u w:val="none"/>
            <w:rtl w:val="0"/>
          </w:rPr>
          <w:t xml:space="preserve">P</w:t>
        </w:r>
      </w:hyperlink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000000"/>
            <w:highlight w:val="white"/>
            <w:u w:val="none"/>
            <w:rtl w:val="0"/>
          </w:rPr>
          <w:t xml:space="preserve">O</w:t>
        </w:r>
      </w:hyperlink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000000"/>
            <w:highlight w:val="white"/>
            <w:u w:val="none"/>
            <w:rtl w:val="0"/>
          </w:rPr>
          <w:t xml:space="preserve">Cl</w:t>
        </w:r>
      </w:hyperlink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) is manufactured industrially on a large scale from 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000000"/>
            <w:highlight w:val="white"/>
            <w:u w:val="none"/>
            <w:rtl w:val="0"/>
          </w:rPr>
          <w:t xml:space="preserve">phosphorus trichloride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(PCl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) and 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000000"/>
            <w:highlight w:val="white"/>
            <w:u w:val="none"/>
            <w:rtl w:val="0"/>
          </w:rPr>
          <w:t xml:space="preserve">oxygen</w:t>
        </w:r>
      </w:hyperlink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according to the reaction:</w:t>
      </w:r>
    </w:p>
    <w:p w:rsidR="00000000" w:rsidDel="00000000" w:rsidP="00000000" w:rsidRDefault="00000000" w:rsidRPr="00000000" w14:paraId="0000024E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1134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2PCl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(g)     +      O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(g)      </w:t>
      </w:r>
      <m:oMath>
        <m:r>
          <w:rPr>
            <w:rFonts w:ascii="Cambria Math" w:cs="Cambria Math" w:eastAsia="Cambria Math" w:hAnsi="Cambria Math"/>
          </w:rPr>
          <m:t xml:space="preserve">⇌</m:t>
        </m:r>
      </m:oMath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2POCl</w:t>
      </w:r>
      <w:r w:rsidDel="00000000" w:rsidR="00000000" w:rsidRPr="00000000">
        <w:rPr>
          <w:rFonts w:ascii="Times New Roman" w:cs="Times New Roman" w:eastAsia="Times New Roman" w:hAnsi="Times New Roman"/>
          <w:vertAlign w:val="subscript"/>
          <w:rtl w:val="0"/>
        </w:rPr>
        <w:t xml:space="preserve">3</w:t>
      </w:r>
      <w:sdt>
        <w:sdtPr>
          <w:tag w:val="goog_rdk_5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(g)                  ∆H = −560 kJ mol</w:t>
          </w:r>
        </w:sdtContent>
      </w:sdt>
      <w:sdt>
        <w:sdtPr>
          <w:tag w:val="goog_rdk_57"/>
        </w:sdtPr>
        <w:sdtContent>
          <w:r w:rsidDel="00000000" w:rsidR="00000000" w:rsidRPr="00000000">
            <w:rPr>
              <w:rFonts w:ascii="Gungsuh" w:cs="Gungsuh" w:eastAsia="Gungsuh" w:hAnsi="Gungsuh"/>
              <w:vertAlign w:val="superscript"/>
              <w:rtl w:val="0"/>
            </w:rPr>
            <w:t xml:space="preserve">−1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1134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change in concentration of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phosphoryl chloride with time when only PCl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gas and O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gas are present initially in a 1.0 L sealed container at 400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 is shown below:</w:t>
      </w:r>
    </w:p>
    <w:p w:rsidR="00000000" w:rsidDel="00000000" w:rsidP="00000000" w:rsidRDefault="00000000" w:rsidRPr="00000000" w14:paraId="00000252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889000</wp:posOffset>
                </wp:positionH>
                <wp:positionV relativeFrom="paragraph">
                  <wp:posOffset>12700</wp:posOffset>
                </wp:positionV>
                <wp:extent cx="674544" cy="464281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013491" y="3552622"/>
                          <a:ext cx="665019" cy="4547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POCl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subscript"/>
                              </w:rPr>
                              <w:t xml:space="preserve">3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(mol L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superscript"/>
                              </w:rPr>
                              <w:t xml:space="preserve">-1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889000</wp:posOffset>
                </wp:positionH>
                <wp:positionV relativeFrom="paragraph">
                  <wp:posOffset>12700</wp:posOffset>
                </wp:positionV>
                <wp:extent cx="674544" cy="464281"/>
                <wp:effectExtent b="0" l="0" r="0" t="0"/>
                <wp:wrapNone/>
                <wp:docPr id="5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4544" cy="46428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101600</wp:posOffset>
                </wp:positionV>
                <wp:extent cx="12700" cy="2425700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339650" y="2567150"/>
                          <a:ext cx="12700" cy="2425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1625600</wp:posOffset>
                </wp:positionH>
                <wp:positionV relativeFrom="paragraph">
                  <wp:posOffset>101600</wp:posOffset>
                </wp:positionV>
                <wp:extent cx="12700" cy="2425700"/>
                <wp:effectExtent b="0" l="0" r="0" t="0"/>
                <wp:wrapNone/>
                <wp:docPr id="4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2425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18"/>
        <w:tblW w:w="58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4832"/>
        <w:tblGridChange w:id="0">
          <w:tblGrid>
            <w:gridCol w:w="988"/>
            <w:gridCol w:w="4832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88900</wp:posOffset>
                </wp:positionV>
                <wp:extent cx="449610" cy="244237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125958" y="3662644"/>
                          <a:ext cx="440085" cy="2347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0.14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88900</wp:posOffset>
                </wp:positionV>
                <wp:extent cx="449610" cy="244237"/>
                <wp:effectExtent b="0" l="0" r="0" t="0"/>
                <wp:wrapNone/>
                <wp:docPr id="6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9610" cy="2442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69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12700</wp:posOffset>
                </wp:positionV>
                <wp:extent cx="449611" cy="268687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125957" y="3650419"/>
                          <a:ext cx="440086" cy="2591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0.12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12700</wp:posOffset>
                </wp:positionV>
                <wp:extent cx="449611" cy="268687"/>
                <wp:effectExtent b="0" l="0" r="0" t="0"/>
                <wp:wrapNone/>
                <wp:docPr id="5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9611" cy="2686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6B">
      <w:pPr>
        <w:tabs>
          <w:tab w:val="left" w:leader="none" w:pos="6030"/>
        </w:tabs>
        <w:spacing w:after="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ab/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1549400</wp:posOffset>
                </wp:positionV>
                <wp:extent cx="4890" cy="25400"/>
                <wp:effectExtent b="0" l="0" r="0" t="0"/>
                <wp:wrapNone/>
                <wp:docPr id="6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3712762" y="3777555"/>
                          <a:ext cx="3266477" cy="489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1549400</wp:posOffset>
                </wp:positionV>
                <wp:extent cx="4890" cy="25400"/>
                <wp:effectExtent b="0" l="0" r="0" t="0"/>
                <wp:wrapNone/>
                <wp:docPr id="6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9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4940300</wp:posOffset>
                </wp:positionH>
                <wp:positionV relativeFrom="paragraph">
                  <wp:posOffset>1346200</wp:posOffset>
                </wp:positionV>
                <wp:extent cx="733221" cy="351814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984152" y="3608856"/>
                          <a:ext cx="723696" cy="3422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Time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4940300</wp:posOffset>
                </wp:positionH>
                <wp:positionV relativeFrom="paragraph">
                  <wp:posOffset>1346200</wp:posOffset>
                </wp:positionV>
                <wp:extent cx="733221" cy="351814"/>
                <wp:effectExtent b="0" l="0" r="0" t="0"/>
                <wp:wrapNone/>
                <wp:docPr id="6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3221" cy="3518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1168400</wp:posOffset>
                </wp:positionV>
                <wp:extent cx="449611" cy="248920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125957" y="3660303"/>
                          <a:ext cx="440086" cy="239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0.02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1168400</wp:posOffset>
                </wp:positionV>
                <wp:extent cx="449611" cy="248920"/>
                <wp:effectExtent b="0" l="0" r="0" t="0"/>
                <wp:wrapNone/>
                <wp:docPr id="5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9611" cy="2489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889000</wp:posOffset>
                </wp:positionV>
                <wp:extent cx="454500" cy="287655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123513" y="3640935"/>
                          <a:ext cx="444975" cy="278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0.04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889000</wp:posOffset>
                </wp:positionV>
                <wp:extent cx="454500" cy="287655"/>
                <wp:effectExtent b="0" l="0" r="0" t="0"/>
                <wp:wrapNone/>
                <wp:docPr id="4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500" cy="2876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635000</wp:posOffset>
                </wp:positionV>
                <wp:extent cx="454500" cy="263525"/>
                <wp:effectExtent b="0" l="0" r="0" t="0"/>
                <wp:wrapNone/>
                <wp:docPr id="65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123513" y="3653000"/>
                          <a:ext cx="444975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0.06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635000</wp:posOffset>
                </wp:positionV>
                <wp:extent cx="454500" cy="263525"/>
                <wp:effectExtent b="0" l="0" r="0" t="0"/>
                <wp:wrapNone/>
                <wp:docPr id="6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500" cy="263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381000</wp:posOffset>
                </wp:positionV>
                <wp:extent cx="464280" cy="268605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118623" y="3650460"/>
                          <a:ext cx="454755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0.088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381000</wp:posOffset>
                </wp:positionV>
                <wp:extent cx="464280" cy="268605"/>
                <wp:effectExtent b="0" l="0" r="0" t="0"/>
                <wp:wrapNone/>
                <wp:docPr id="5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4280" cy="2686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139700</wp:posOffset>
                </wp:positionV>
                <wp:extent cx="454500" cy="254017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123513" y="3657754"/>
                          <a:ext cx="444975" cy="2444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0.10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139700</wp:posOffset>
                </wp:positionV>
                <wp:extent cx="454500" cy="254017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500" cy="25401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2476500</wp:posOffset>
                </wp:positionH>
                <wp:positionV relativeFrom="paragraph">
                  <wp:posOffset>139700</wp:posOffset>
                </wp:positionV>
                <wp:extent cx="0" cy="12700"/>
                <wp:effectExtent b="0" l="0" r="0" t="0"/>
                <wp:wrapNone/>
                <wp:docPr id="6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26278" y="3780000"/>
                          <a:ext cx="63944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2476500</wp:posOffset>
                </wp:positionH>
                <wp:positionV relativeFrom="paragraph">
                  <wp:posOffset>139700</wp:posOffset>
                </wp:positionV>
                <wp:extent cx="0" cy="12700"/>
                <wp:effectExtent b="0" l="0" r="0" t="0"/>
                <wp:wrapNone/>
                <wp:docPr id="6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152400</wp:posOffset>
                </wp:positionV>
                <wp:extent cx="854926" cy="1425480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924887" y="3073610"/>
                          <a:ext cx="842226" cy="1412780"/>
                        </a:xfrm>
                        <a:custGeom>
                          <a:rect b="b" l="l" r="r" t="t"/>
                          <a:pathLst>
                            <a:path extrusionOk="0" h="1426116" w="859186">
                              <a:moveTo>
                                <a:pt x="0" y="1426116"/>
                              </a:moveTo>
                              <a:cubicBezTo>
                                <a:pt x="106551" y="1229664"/>
                                <a:pt x="466620" y="487329"/>
                                <a:pt x="584193" y="269447"/>
                              </a:cubicBezTo>
                              <a:cubicBezTo>
                                <a:pt x="745856" y="62586"/>
                                <a:pt x="669996" y="159849"/>
                                <a:pt x="705440" y="118826"/>
                              </a:cubicBezTo>
                              <a:cubicBezTo>
                                <a:pt x="739232" y="80914"/>
                                <a:pt x="759118" y="61567"/>
                                <a:pt x="783540" y="41974"/>
                              </a:cubicBezTo>
                              <a:cubicBezTo>
                                <a:pt x="807962" y="22381"/>
                                <a:pt x="839453" y="6383"/>
                                <a:pt x="851971" y="1268"/>
                              </a:cubicBezTo>
                              <a:cubicBezTo>
                                <a:pt x="864489" y="-3847"/>
                                <a:pt x="856423" y="7945"/>
                                <a:pt x="858649" y="11284"/>
                              </a:cubicBez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152400</wp:posOffset>
                </wp:positionV>
                <wp:extent cx="854926" cy="1425480"/>
                <wp:effectExtent b="0" l="0" r="0" t="0"/>
                <wp:wrapNone/>
                <wp:docPr id="5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4926" cy="1425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6C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114300</wp:posOffset>
                </wp:positionV>
                <wp:extent cx="194796" cy="230654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53365" y="3669436"/>
                          <a:ext cx="185271" cy="2211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114300</wp:posOffset>
                </wp:positionV>
                <wp:extent cx="194796" cy="230654"/>
                <wp:effectExtent b="0" l="0" r="0" t="0"/>
                <wp:wrapNone/>
                <wp:docPr id="4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796" cy="2306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72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12700</wp:posOffset>
                </wp:positionV>
                <wp:extent cx="71119" cy="71119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323141" y="3757141"/>
                          <a:ext cx="45719" cy="45719"/>
                        </a:xfrm>
                        <a:prstGeom prst="ellipse">
                          <a:avLst/>
                        </a:prstGeom>
                        <a:solidFill>
                          <a:schemeClr val="dk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1790700</wp:posOffset>
                </wp:positionH>
                <wp:positionV relativeFrom="paragraph">
                  <wp:posOffset>12700</wp:posOffset>
                </wp:positionV>
                <wp:extent cx="71119" cy="71119"/>
                <wp:effectExtent b="0" l="0" r="0" t="0"/>
                <wp:wrapNone/>
                <wp:docPr id="5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119" cy="711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73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88900</wp:posOffset>
                </wp:positionV>
                <wp:extent cx="0" cy="65741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47130"/>
                          <a:ext cx="0" cy="65741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88900</wp:posOffset>
                </wp:positionV>
                <wp:extent cx="0" cy="65741"/>
                <wp:effectExtent b="0" l="0" r="0" t="0"/>
                <wp:wrapNone/>
                <wp:docPr id="4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657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75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3060700</wp:posOffset>
                </wp:positionH>
                <wp:positionV relativeFrom="paragraph">
                  <wp:posOffset>0</wp:posOffset>
                </wp:positionV>
                <wp:extent cx="284442" cy="242309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08542" y="3663608"/>
                          <a:ext cx="274917" cy="2327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3060700</wp:posOffset>
                </wp:positionH>
                <wp:positionV relativeFrom="paragraph">
                  <wp:posOffset>0</wp:posOffset>
                </wp:positionV>
                <wp:extent cx="284442" cy="242309"/>
                <wp:effectExtent b="0" l="0" r="0" t="0"/>
                <wp:wrapNone/>
                <wp:docPr id="6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4442" cy="2423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76">
      <w:pPr>
        <w:tabs>
          <w:tab w:val="left" w:leader="none" w:pos="1134"/>
        </w:tabs>
        <w:spacing w:after="0" w:line="240" w:lineRule="auto"/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1134"/>
        </w:tabs>
        <w:spacing w:after="0" w:line="240" w:lineRule="auto"/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Write the equilibrium expression for the reaction</w:t>
      </w:r>
      <w:sdt>
        <w:sdtPr>
          <w:tag w:val="goog_rdk_58"/>
        </w:sdtPr>
        <w:sdtContent>
          <w:ins w:author="DIPLARIS, Martha" w:id="21" w:date="2020-05-25T09:12:00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, include units.</w:t>
            </w:r>
          </w:ins>
        </w:sdtContent>
      </w:sdt>
      <w:sdt>
        <w:sdtPr>
          <w:tag w:val="goog_rdk_59"/>
        </w:sdtPr>
        <w:sdtContent>
          <w:del w:author="DIPLARIS, Martha" w:id="21" w:date="2020-05-25T09:12:00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delText xml:space="preserve">.   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      </w:t>
      </w:r>
      <w:sdt>
        <w:sdtPr>
          <w:tag w:val="goog_rdk_60"/>
        </w:sdtPr>
        <w:sdtContent>
          <w:ins w:author="DIPLARIS, Martha" w:id="22" w:date="2020-05-25T09:12:00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  </w:t>
            </w:r>
          </w:ins>
        </w:sdtContent>
      </w:sdt>
      <w:sdt>
        <w:sdtPr>
          <w:tag w:val="goog_rdk_61"/>
        </w:sdtPr>
        <w:sdtContent>
          <w:del w:author="DIPLARIS, Martha" w:id="22" w:date="2020-05-25T09:12:00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delText xml:space="preserve">                     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                  </w:t>
      </w:r>
      <w:sdt>
        <w:sdtPr>
          <w:tag w:val="goog_rdk_62"/>
        </w:sdtPr>
        <w:sdtContent>
          <w:del w:author="DIPLARIS, Martha" w:id="23" w:date="2020-05-25T09:39:00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delText xml:space="preserve">  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    (</w:t>
      </w:r>
      <w:sdt>
        <w:sdtPr>
          <w:tag w:val="goog_rdk_63"/>
        </w:sdtPr>
        <w:sdtContent>
          <w:ins w:author="DIPLARIS, Martha" w:id="24" w:date="2020-05-25T09:39:00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2</w:t>
            </w:r>
          </w:ins>
        </w:sdtContent>
      </w:sdt>
      <w:sdt>
        <w:sdtPr>
          <w:tag w:val="goog_rdk_64"/>
        </w:sdtPr>
        <w:sdtContent>
          <w:del w:author="DIPLARIS, Martha" w:id="24" w:date="2020-05-25T09:39:00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delText xml:space="preserve">1</w:delText>
            </w:r>
          </w:del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mark</w:t>
      </w:r>
      <w:sdt>
        <w:sdtPr>
          <w:tag w:val="goog_rdk_65"/>
        </w:sdtPr>
        <w:sdtContent>
          <w:ins w:author="DIPLARIS, Martha" w:id="25" w:date="2020-05-25T09:39:00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s</w:t>
            </w:r>
          </w:ins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72.0" w:type="dxa"/>
        <w:jc w:val="left"/>
        <w:tblInd w:w="-5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0000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0000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0000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0000"/>
          <w:sz w:val="32"/>
          <w:szCs w:val="3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At 400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 the reaction quotient for the reaction at point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is 1.2 x 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M</w:t>
      </w:r>
      <w:sdt>
        <w:sdtPr>
          <w:tag w:val="goog_rdk_6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highlight w:val="white"/>
              <w:u w:val="none"/>
              <w:vertAlign w:val="superscript"/>
              <w:rtl w:val="0"/>
            </w:rPr>
            <w:t xml:space="preserve">−1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and the concentration of PCl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is 0.030 mol L</w:t>
      </w:r>
      <w:sdt>
        <w:sdtPr>
          <w:tag w:val="goog_rdk_6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highlight w:val="white"/>
              <w:u w:val="none"/>
              <w:vertAlign w:val="superscript"/>
              <w:rtl w:val="0"/>
            </w:rPr>
            <w:t xml:space="preserve">−1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. Calculate the concentration of 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at point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   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                                                                                                                                      (2 marks)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072.0" w:type="dxa"/>
        <w:jc w:val="left"/>
        <w:tblInd w:w="-5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567" w:right="-188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36c09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Use Le Chatelier’s Principle to explain whether the temperature was increased or decreased at point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e36c09"/>
          <w:sz w:val="22"/>
          <w:szCs w:val="22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e36c09"/>
          <w:sz w:val="22"/>
          <w:szCs w:val="22"/>
          <w:highlight w:val="white"/>
          <w:u w:val="none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(2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72.0" w:type="dxa"/>
        <w:jc w:val="left"/>
        <w:tblInd w:w="-5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1134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equilibrium expression from part a. to explain the effect that the temperature would have on the equilibrium constant, 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 Point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                   (2 marks)                                                                                                    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72.0" w:type="dxa"/>
        <w:jc w:val="left"/>
        <w:tblInd w:w="-5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-472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how the system will be affected by the addition of a catalyst at Point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(1 mark)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072.0" w:type="dxa"/>
        <w:jc w:val="left"/>
        <w:tblInd w:w="-5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Question 6     (4 marks)</w:t>
      </w:r>
    </w:p>
    <w:p w:rsidR="00000000" w:rsidDel="00000000" w:rsidP="00000000" w:rsidRDefault="00000000" w:rsidRPr="00000000" w14:paraId="000002AF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4.00 mol of HI(g) was added to an evacuated 2.00L reaction vessel and allowed to reach equilibrium at a constant temperature, according to the equation: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567" w:right="0" w:hanging="567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2HI (g)     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⇌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(g)    + 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(g)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equilibrium, 0.25 mol of 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formed.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the equilibrium constant for the reaction.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34"/>
        </w:tabs>
        <w:spacing w:after="0" w:before="0" w:line="240" w:lineRule="auto"/>
        <w:ind w:left="567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21.0" w:type="dxa"/>
        <w:jc w:val="left"/>
        <w:tblInd w:w="-5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21"/>
        <w:tblGridChange w:id="0">
          <w:tblGrid>
            <w:gridCol w:w="90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34"/>
              </w:tabs>
              <w:spacing w:after="200" w:before="0" w:line="4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tabs>
          <w:tab w:val="left" w:leader="none" w:pos="1134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line="240" w:lineRule="auto"/>
        <w:ind w:left="-567" w:firstLine="0"/>
        <w:rPr>
          <w:rFonts w:ascii="Times New Roman" w:cs="Times New Roman" w:eastAsia="Times New Roman" w:hAnsi="Times New Roman"/>
          <w:color w:val="ff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0" w:lineRule="auto"/>
        <w:ind w:left="360" w:firstLine="0"/>
        <w:jc w:val="righ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END of TASK 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851" w:top="851" w:left="1440" w:right="1440" w:header="57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Times"/>
  <w:font w:name="Noto Sans Symbols">
    <w:embedRegular w:fontKey="{00000000-0000-0000-0000-000000000000}" r:id="rId4" w:subsetted="0"/>
    <w:embedBold w:fontKey="{00000000-0000-0000-0000-000000000000}" r:id="rId5" w:subsetted="0"/>
  </w:font>
  <w:font w:name="Cambria Math">
    <w:embedRegular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" w:cs="Times" w:eastAsia="Times" w:hAnsi="Times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11</w:t>
    </w:r>
  </w:p>
  <w:p w:rsidR="00000000" w:rsidDel="00000000" w:rsidP="00000000" w:rsidRDefault="00000000" w:rsidRPr="00000000" w14:paraId="000002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2014 Unit 1 Chemistry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2020 Balwyn High SchoolPage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Unit 3 SAC 2 Structured questions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3590925</wp:posOffset>
              </wp:positionH>
              <wp:positionV relativeFrom="paragraph">
                <wp:posOffset>257175</wp:posOffset>
              </wp:positionV>
              <wp:extent cx="4445" cy="12700"/>
              <wp:effectExtent b="0" l="0" r="0" t="0"/>
              <wp:wrapNone/>
              <wp:docPr id="56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4977065" y="3777778"/>
                        <a:ext cx="737870" cy="4445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3590925</wp:posOffset>
              </wp:positionH>
              <wp:positionV relativeFrom="paragraph">
                <wp:posOffset>257175</wp:posOffset>
              </wp:positionV>
              <wp:extent cx="4445" cy="12700"/>
              <wp:effectExtent b="0" l="0" r="0" t="0"/>
              <wp:wrapNone/>
              <wp:docPr id="56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4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3114675</wp:posOffset>
              </wp:positionH>
              <wp:positionV relativeFrom="paragraph">
                <wp:posOffset>257173</wp:posOffset>
              </wp:positionV>
              <wp:extent cx="476250" cy="421640"/>
              <wp:effectExtent b="0" l="0" r="0" t="0"/>
              <wp:wrapNone/>
              <wp:docPr id="4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14225" y="3575530"/>
                        <a:ext cx="463550" cy="408940"/>
                      </a:xfrm>
                      <a:custGeom>
                        <a:rect b="b" l="l" r="r" t="t"/>
                        <a:pathLst>
                          <a:path extrusionOk="0" h="415637" w="484094">
                            <a:moveTo>
                              <a:pt x="0" y="415637"/>
                            </a:moveTo>
                            <a:cubicBezTo>
                              <a:pt x="26091" y="389594"/>
                              <a:pt x="78273" y="294393"/>
                              <a:pt x="117410" y="254484"/>
                            </a:cubicBezTo>
                            <a:cubicBezTo>
                              <a:pt x="156547" y="214575"/>
                              <a:pt x="181007" y="181077"/>
                              <a:pt x="210360" y="151713"/>
                            </a:cubicBezTo>
                            <a:cubicBezTo>
                              <a:pt x="246235" y="127243"/>
                              <a:pt x="282112" y="107666"/>
                              <a:pt x="317987" y="83196"/>
                            </a:cubicBezTo>
                            <a:lnTo>
                              <a:pt x="484094" y="0"/>
                            </a:lnTo>
                            <a:lnTo>
                              <a:pt x="484094" y="0"/>
                            </a:lnTo>
                          </a:path>
                        </a:pathLst>
                      </a:custGeom>
                      <a:noFill/>
                      <a:ln cap="flat" cmpd="sng" w="12700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3114675</wp:posOffset>
              </wp:positionH>
              <wp:positionV relativeFrom="paragraph">
                <wp:posOffset>257173</wp:posOffset>
              </wp:positionV>
              <wp:extent cx="476250" cy="421640"/>
              <wp:effectExtent b="0" l="0" r="0" t="0"/>
              <wp:wrapNone/>
              <wp:docPr id="4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76250" cy="4216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41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130" w:hanging="360"/>
      </w:pPr>
      <w:rPr/>
    </w:lvl>
    <w:lvl w:ilvl="2">
      <w:start w:val="1"/>
      <w:numFmt w:val="lowerRoman"/>
      <w:lvlText w:val="%3."/>
      <w:lvlJc w:val="right"/>
      <w:pPr>
        <w:ind w:left="1850" w:hanging="180"/>
      </w:pPr>
      <w:rPr/>
    </w:lvl>
    <w:lvl w:ilvl="3">
      <w:start w:val="1"/>
      <w:numFmt w:val="decimal"/>
      <w:lvlText w:val="%4."/>
      <w:lvlJc w:val="left"/>
      <w:pPr>
        <w:ind w:left="2570" w:hanging="360"/>
      </w:pPr>
      <w:rPr/>
    </w:lvl>
    <w:lvl w:ilvl="4">
      <w:start w:val="1"/>
      <w:numFmt w:val="lowerLetter"/>
      <w:lvlText w:val="%5."/>
      <w:lvlJc w:val="left"/>
      <w:pPr>
        <w:ind w:left="3290" w:hanging="360"/>
      </w:pPr>
      <w:rPr/>
    </w:lvl>
    <w:lvl w:ilvl="5">
      <w:start w:val="1"/>
      <w:numFmt w:val="lowerRoman"/>
      <w:lvlText w:val="%6."/>
      <w:lvlJc w:val="right"/>
      <w:pPr>
        <w:ind w:left="4010" w:hanging="180"/>
      </w:pPr>
      <w:rPr/>
    </w:lvl>
    <w:lvl w:ilvl="6">
      <w:start w:val="1"/>
      <w:numFmt w:val="decimal"/>
      <w:lvlText w:val="%7."/>
      <w:lvlJc w:val="left"/>
      <w:pPr>
        <w:ind w:left="4730" w:hanging="360"/>
      </w:pPr>
      <w:rPr/>
    </w:lvl>
    <w:lvl w:ilvl="7">
      <w:start w:val="1"/>
      <w:numFmt w:val="lowerLetter"/>
      <w:lvlText w:val="%8."/>
      <w:lvlJc w:val="left"/>
      <w:pPr>
        <w:ind w:left="5450" w:hanging="360"/>
      </w:pPr>
      <w:rPr/>
    </w:lvl>
    <w:lvl w:ilvl="8">
      <w:start w:val="1"/>
      <w:numFmt w:val="lowerRoman"/>
      <w:lvlText w:val="%9."/>
      <w:lvlJc w:val="right"/>
      <w:pPr>
        <w:ind w:left="6170" w:hanging="180"/>
      </w:pPr>
      <w:rPr/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2"/>
      <w:numFmt w:val="low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upp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2"/>
      <w:numFmt w:val="lowerRoman"/>
      <w:lvlText w:val="%1."/>
      <w:lvlJc w:val="left"/>
      <w:pPr>
        <w:ind w:left="1440" w:hanging="72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0"/>
      <w:numFmt w:val="decimal"/>
      <w:lvlText w:val="%1.%2"/>
      <w:lvlJc w:val="left"/>
      <w:pPr>
        <w:ind w:left="927" w:hanging="360"/>
      </w:pPr>
      <w:rPr/>
    </w:lvl>
    <w:lvl w:ilvl="2">
      <w:start w:val="1"/>
      <w:numFmt w:val="decimal"/>
      <w:lvlText w:val="%1.%2.%3"/>
      <w:lvlJc w:val="left"/>
      <w:pPr>
        <w:ind w:left="1494" w:hanging="720"/>
      </w:pPr>
      <w:rPr/>
    </w:lvl>
    <w:lvl w:ilvl="3">
      <w:start w:val="1"/>
      <w:numFmt w:val="decimal"/>
      <w:lvlText w:val="%1.%2.%3.%4"/>
      <w:lvlJc w:val="left"/>
      <w:pPr>
        <w:ind w:left="1701" w:hanging="720"/>
      </w:pPr>
      <w:rPr/>
    </w:lvl>
    <w:lvl w:ilvl="4">
      <w:start w:val="1"/>
      <w:numFmt w:val="decimal"/>
      <w:lvlText w:val="%1.%2.%3.%4.%5"/>
      <w:lvlJc w:val="left"/>
      <w:pPr>
        <w:ind w:left="2268" w:hanging="1080"/>
      </w:pPr>
      <w:rPr/>
    </w:lvl>
    <w:lvl w:ilvl="5">
      <w:start w:val="1"/>
      <w:numFmt w:val="decimal"/>
      <w:lvlText w:val="%1.%2.%3.%4.%5.%6"/>
      <w:lvlJc w:val="left"/>
      <w:pPr>
        <w:ind w:left="2475" w:hanging="1080"/>
      </w:pPr>
      <w:rPr/>
    </w:lvl>
    <w:lvl w:ilvl="6">
      <w:start w:val="1"/>
      <w:numFmt w:val="decimal"/>
      <w:lvlText w:val="%1.%2.%3.%4.%5.%6.%7"/>
      <w:lvlJc w:val="left"/>
      <w:pPr>
        <w:ind w:left="3042" w:hanging="1440"/>
      </w:pPr>
      <w:rPr/>
    </w:lvl>
    <w:lvl w:ilvl="7">
      <w:start w:val="1"/>
      <w:numFmt w:val="decimal"/>
      <w:lvlText w:val="%1.%2.%3.%4.%5.%6.%7.%8"/>
      <w:lvlJc w:val="left"/>
      <w:pPr>
        <w:ind w:left="3249" w:hanging="1440.0000000000002"/>
      </w:pPr>
      <w:rPr/>
    </w:lvl>
    <w:lvl w:ilvl="8">
      <w:start w:val="1"/>
      <w:numFmt w:val="decimal"/>
      <w:lvlText w:val="%1.%2.%3.%4.%5.%6.%7.%8.%9"/>
      <w:lvlJc w:val="left"/>
      <w:pPr>
        <w:ind w:left="3456" w:hanging="1439.9999999999998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11171"/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73577"/>
    <w:pPr>
      <w:autoSpaceDE w:val="0"/>
      <w:autoSpaceDN w:val="0"/>
      <w:adjustRightInd w:val="0"/>
      <w:spacing w:after="0" w:line="240" w:lineRule="auto"/>
      <w:jc w:val="center"/>
      <w:outlineLvl w:val="2"/>
    </w:pPr>
    <w:rPr>
      <w:rFonts w:ascii="Times New Roman" w:cs="Times New Roman" w:hAnsi="Times New Roman"/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6747BD"/>
    <w:pPr>
      <w:keepNext w:val="1"/>
      <w:keepLines w:val="1"/>
      <w:spacing w:after="0" w:before="40"/>
      <w:outlineLvl w:val="4"/>
    </w:pPr>
    <w:rPr>
      <w:rFonts w:asciiTheme="majorHAnsi" w:cstheme="majorBidi" w:eastAsiaTheme="majorEastAsia" w:hAnsiTheme="majorHAnsi"/>
      <w:color w:val="365f91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81117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1171"/>
  </w:style>
  <w:style w:type="paragraph" w:styleId="Footer">
    <w:name w:val="footer"/>
    <w:basedOn w:val="Normal"/>
    <w:link w:val="FooterChar"/>
    <w:uiPriority w:val="99"/>
    <w:unhideWhenUsed w:val="1"/>
    <w:rsid w:val="0081117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1171"/>
  </w:style>
  <w:style w:type="paragraph" w:styleId="ListParagraph">
    <w:name w:val="List Paragraph"/>
    <w:basedOn w:val="Normal"/>
    <w:uiPriority w:val="34"/>
    <w:qFormat w:val="1"/>
    <w:rsid w:val="00811171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81117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81117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AU"/>
    </w:rPr>
  </w:style>
  <w:style w:type="character" w:styleId="PageNumber">
    <w:name w:val="page number"/>
    <w:basedOn w:val="DefaultParagraphFont"/>
    <w:uiPriority w:val="99"/>
    <w:semiHidden w:val="1"/>
    <w:unhideWhenUsed w:val="1"/>
    <w:rsid w:val="0081117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6120E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6120E"/>
    <w:rPr>
      <w:rFonts w:ascii="Tahoma" w:cs="Tahoma" w:hAnsi="Tahoma"/>
      <w:sz w:val="16"/>
      <w:szCs w:val="16"/>
    </w:rPr>
  </w:style>
  <w:style w:type="character" w:styleId="Pcharletter" w:customStyle="1">
    <w:name w:val="P: char letter"/>
    <w:basedOn w:val="DefaultParagraphFont"/>
    <w:rsid w:val="00913904"/>
    <w:rPr>
      <w:b w:val="1"/>
    </w:rPr>
  </w:style>
  <w:style w:type="paragraph" w:styleId="PTablebody" w:customStyle="1">
    <w:name w:val="P: Table body"/>
    <w:rsid w:val="00913904"/>
    <w:pPr>
      <w:spacing w:after="0" w:line="240" w:lineRule="auto"/>
    </w:pPr>
    <w:rPr>
      <w:rFonts w:ascii="Times New Roman" w:cs="Times New Roman" w:eastAsia="Times" w:hAnsi="Times New Roman"/>
      <w:sz w:val="24"/>
      <w:szCs w:val="24"/>
      <w:lang w:eastAsia="en-AU"/>
    </w:rPr>
  </w:style>
  <w:style w:type="character" w:styleId="Heading3Char" w:customStyle="1">
    <w:name w:val="Heading 3 Char"/>
    <w:basedOn w:val="DefaultParagraphFont"/>
    <w:link w:val="Heading3"/>
    <w:uiPriority w:val="9"/>
    <w:rsid w:val="00A73577"/>
    <w:rPr>
      <w:rFonts w:ascii="Times New Roman" w:cs="Times New Roman" w:hAnsi="Times New Roman"/>
      <w:b w:val="1"/>
      <w:bCs w:val="1"/>
      <w:sz w:val="26"/>
      <w:szCs w:val="26"/>
    </w:rPr>
  </w:style>
  <w:style w:type="character" w:styleId="PlaceholderText">
    <w:name w:val="Placeholder Text"/>
    <w:basedOn w:val="DefaultParagraphFont"/>
    <w:uiPriority w:val="99"/>
    <w:semiHidden w:val="1"/>
    <w:rsid w:val="007E7365"/>
    <w:rPr>
      <w:color w:val="808080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747BD"/>
    <w:rPr>
      <w:rFonts w:asciiTheme="majorHAnsi" w:cstheme="majorBidi" w:eastAsiaTheme="majorEastAsia" w:hAnsiTheme="majorHAnsi"/>
      <w:color w:val="365f91" w:themeColor="accent1" w:themeShade="0000BF"/>
    </w:rPr>
  </w:style>
  <w:style w:type="table" w:styleId="TableGrid1" w:customStyle="1">
    <w:name w:val="Table Grid1"/>
    <w:basedOn w:val="TableNormal"/>
    <w:next w:val="TableGrid"/>
    <w:uiPriority w:val="59"/>
    <w:rsid w:val="006747BD"/>
    <w:pPr>
      <w:spacing w:after="0" w:line="240" w:lineRule="auto"/>
    </w:pPr>
    <w:rPr>
      <w:rFonts w:eastAsia="MS Mincho"/>
      <w:sz w:val="24"/>
      <w:szCs w:val="24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FA4A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FA4A53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A4A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FA4A53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FA4A53"/>
    <w:rPr>
      <w:b w:val="1"/>
      <w:bCs w:val="1"/>
      <w:sz w:val="20"/>
      <w:szCs w:val="20"/>
    </w:rPr>
  </w:style>
  <w:style w:type="character" w:styleId="Hyperlink">
    <w:name w:val="Hyperlink"/>
    <w:basedOn w:val="DefaultParagraphFont"/>
    <w:uiPriority w:val="99"/>
    <w:semiHidden w:val="1"/>
    <w:unhideWhenUsed w:val="1"/>
    <w:rsid w:val="007B3E2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034E0E"/>
    <w:rPr>
      <w:color w:val="800080" w:themeColor="followedHyperlink"/>
      <w:u w:val="single"/>
    </w:rPr>
  </w:style>
  <w:style w:type="paragraph" w:styleId="Marks" w:customStyle="1">
    <w:name w:val="Marks"/>
    <w:basedOn w:val="Normal"/>
    <w:link w:val="MarksChar"/>
    <w:qFormat w:val="1"/>
    <w:rsid w:val="007D75C5"/>
    <w:pPr>
      <w:autoSpaceDE w:val="0"/>
      <w:autoSpaceDN w:val="0"/>
      <w:adjustRightInd w:val="0"/>
      <w:spacing w:after="0" w:before="120" w:line="240" w:lineRule="auto"/>
      <w:jc w:val="right"/>
    </w:pPr>
    <w:rPr>
      <w:rFonts w:ascii="Times New Roman" w:hAnsi="Times New Roman"/>
    </w:rPr>
  </w:style>
  <w:style w:type="paragraph" w:styleId="QuestionText" w:customStyle="1">
    <w:name w:val="Question Text"/>
    <w:basedOn w:val="Normal"/>
    <w:link w:val="QuestionTextChar"/>
    <w:qFormat w:val="1"/>
    <w:rsid w:val="007D75C5"/>
    <w:rPr>
      <w:rFonts w:ascii="Times New Roman" w:hAnsi="Times New Roman"/>
    </w:rPr>
  </w:style>
  <w:style w:type="character" w:styleId="MarksChar" w:customStyle="1">
    <w:name w:val="Marks Char"/>
    <w:basedOn w:val="DefaultParagraphFont"/>
    <w:link w:val="Marks"/>
    <w:rsid w:val="007D75C5"/>
    <w:rPr>
      <w:rFonts w:ascii="Times New Roman" w:hAnsi="Times New Roman"/>
    </w:rPr>
  </w:style>
  <w:style w:type="character" w:styleId="QuestionTextChar" w:customStyle="1">
    <w:name w:val="Question Text Char"/>
    <w:basedOn w:val="DefaultParagraphFont"/>
    <w:link w:val="QuestionText"/>
    <w:rsid w:val="007D75C5"/>
    <w:rPr>
      <w:rFonts w:ascii="Times New Roman" w:hAnsi="Times New Roman"/>
    </w:rPr>
  </w:style>
  <w:style w:type="character" w:styleId="Strong">
    <w:name w:val="Strong"/>
    <w:basedOn w:val="DefaultParagraphFont"/>
    <w:uiPriority w:val="22"/>
    <w:qFormat w:val="1"/>
    <w:rsid w:val="00FF65E8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n.wikipedia.org/wiki/Phosphorus_trichloride" TargetMode="External"/><Relationship Id="rId11" Type="http://schemas.openxmlformats.org/officeDocument/2006/relationships/image" Target="media/image3.gif"/><Relationship Id="rId10" Type="http://schemas.openxmlformats.org/officeDocument/2006/relationships/header" Target="header2.xml"/><Relationship Id="rId21" Type="http://schemas.openxmlformats.org/officeDocument/2006/relationships/hyperlink" Target="https://en.wikipedia.org/wiki/Oxygen" TargetMode="External"/><Relationship Id="rId13" Type="http://schemas.openxmlformats.org/officeDocument/2006/relationships/image" Target="media/image2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16.png"/><Relationship Id="rId14" Type="http://schemas.openxmlformats.org/officeDocument/2006/relationships/image" Target="media/image4.png"/><Relationship Id="rId17" Type="http://schemas.openxmlformats.org/officeDocument/2006/relationships/hyperlink" Target="https://en.wikipedia.org/wiki/Phosphorus" TargetMode="External"/><Relationship Id="rId16" Type="http://schemas.openxmlformats.org/officeDocument/2006/relationships/image" Target="media/image23.png"/><Relationship Id="rId5" Type="http://schemas.openxmlformats.org/officeDocument/2006/relationships/styles" Target="styles.xml"/><Relationship Id="rId19" Type="http://schemas.openxmlformats.org/officeDocument/2006/relationships/hyperlink" Target="https://en.wikipedia.org/wiki/Chlorine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en.wikipedia.org/wiki/Oxygen" TargetMode="Externa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Relationship Id="rId6" Type="http://schemas.openxmlformats.org/officeDocument/2006/relationships/font" Target="fonts/CambriaMath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NPXlCJX882Ct3sbbiVYQMbKhtg==">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2020-05-24T22:02:00Z</dcterms:created>
  <dc:creator>Martha DIPLARIS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4f4afec6-8586-49f7-91ac-b621c4c89372</vt:lpwstr>
  </property>
  <property fmtid="{D5CDD505-2E9C-101B-9397-08002B2CF9AE}" pid="3" name="ContentTypeId">
    <vt:lpwstr>0x010100C00CB28A2BD0C34E9ED096C0BE634595</vt:lpwstr>
  </property>
</Properties>
</file>